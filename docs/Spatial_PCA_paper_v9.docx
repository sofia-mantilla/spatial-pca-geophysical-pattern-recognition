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D0DC7" w14:textId="3FC309F2" w:rsidR="00460CD6" w:rsidRPr="00A9426F" w:rsidRDefault="0070600D" w:rsidP="000A611F">
      <w:pPr>
        <w:pStyle w:val="Title"/>
        <w:suppressLineNumbers/>
        <w:spacing w:line="276" w:lineRule="auto"/>
        <w:jc w:val="center"/>
        <w:rPr>
          <w:rFonts w:asciiTheme="minorHAnsi" w:hAnsiTheme="minorHAnsi" w:cstheme="minorHAnsi"/>
          <w:sz w:val="22"/>
          <w:szCs w:val="22"/>
        </w:rPr>
      </w:pPr>
      <w:r w:rsidRPr="00A9426F">
        <w:rPr>
          <w:rFonts w:asciiTheme="minorHAnsi" w:hAnsiTheme="minorHAnsi" w:cstheme="minorHAnsi"/>
          <w:sz w:val="22"/>
          <w:szCs w:val="22"/>
        </w:rPr>
        <w:t xml:space="preserve">Multiphysics </w:t>
      </w:r>
      <w:r w:rsidR="008067FE" w:rsidRPr="00A9426F">
        <w:rPr>
          <w:rFonts w:asciiTheme="minorHAnsi" w:hAnsiTheme="minorHAnsi" w:cstheme="minorHAnsi"/>
          <w:sz w:val="22"/>
          <w:szCs w:val="22"/>
        </w:rPr>
        <w:t>Geophysical Pattern Recognition for Mineral Exploration</w:t>
      </w:r>
    </w:p>
    <w:p w14:paraId="23525834" w14:textId="1B17F6A0" w:rsidR="008067FE" w:rsidRPr="00A9426F" w:rsidRDefault="00460CD6" w:rsidP="000A611F">
      <w:pPr>
        <w:pStyle w:val="Title"/>
        <w:suppressLineNumbers/>
        <w:spacing w:line="276" w:lineRule="auto"/>
        <w:jc w:val="center"/>
        <w:rPr>
          <w:rFonts w:asciiTheme="minorHAnsi" w:hAnsiTheme="minorHAnsi" w:cstheme="minorHAnsi"/>
          <w:sz w:val="22"/>
          <w:szCs w:val="22"/>
        </w:rPr>
      </w:pPr>
      <w:r w:rsidRPr="00A9426F">
        <w:rPr>
          <w:rFonts w:asciiTheme="minorHAnsi" w:hAnsiTheme="minorHAnsi" w:cstheme="minorHAnsi"/>
          <w:sz w:val="22"/>
          <w:szCs w:val="22"/>
        </w:rPr>
        <w:t xml:space="preserve"> using Spatial Principal Component Analysis</w:t>
      </w:r>
      <w:r w:rsidR="008067FE" w:rsidRPr="00A9426F">
        <w:rPr>
          <w:rFonts w:asciiTheme="minorHAnsi" w:hAnsiTheme="minorHAnsi" w:cstheme="minorHAnsi"/>
          <w:sz w:val="22"/>
          <w:szCs w:val="22"/>
        </w:rPr>
        <w:t>:</w:t>
      </w:r>
    </w:p>
    <w:p w14:paraId="6073883C" w14:textId="378FD104" w:rsidR="00693C29" w:rsidRPr="00A9426F" w:rsidRDefault="008067FE" w:rsidP="000A611F">
      <w:pPr>
        <w:pStyle w:val="Title"/>
        <w:suppressLineNumbers/>
        <w:spacing w:line="276" w:lineRule="auto"/>
        <w:jc w:val="center"/>
        <w:rPr>
          <w:rFonts w:asciiTheme="minorHAnsi" w:hAnsiTheme="minorHAnsi" w:cstheme="minorHAnsi"/>
          <w:sz w:val="22"/>
          <w:szCs w:val="22"/>
        </w:rPr>
      </w:pPr>
      <w:r w:rsidRPr="00A9426F">
        <w:rPr>
          <w:rFonts w:asciiTheme="minorHAnsi" w:hAnsiTheme="minorHAnsi" w:cstheme="minorHAnsi"/>
          <w:sz w:val="22"/>
          <w:szCs w:val="22"/>
        </w:rPr>
        <w:t>Case Study of Carajás, Brazil Using IOCG Deposits</w:t>
      </w:r>
    </w:p>
    <w:p w14:paraId="22DF1E6F" w14:textId="77777777" w:rsidR="008067FE" w:rsidRPr="00A9426F" w:rsidRDefault="008067FE" w:rsidP="00650561">
      <w:pPr>
        <w:spacing w:line="276" w:lineRule="auto"/>
        <w:jc w:val="both"/>
        <w:rPr>
          <w:rFonts w:asciiTheme="minorHAnsi" w:hAnsiTheme="minorHAnsi" w:cstheme="minorHAnsi"/>
          <w:sz w:val="22"/>
          <w:szCs w:val="22"/>
        </w:rPr>
      </w:pPr>
    </w:p>
    <w:p w14:paraId="01E48653" w14:textId="77777777" w:rsidR="00693C29" w:rsidRPr="00A9426F" w:rsidRDefault="00693C29" w:rsidP="00650561">
      <w:pPr>
        <w:pStyle w:val="Heading2"/>
        <w:numPr>
          <w:ilvl w:val="0"/>
          <w:numId w:val="9"/>
        </w:numPr>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Introduction</w:t>
      </w:r>
    </w:p>
    <w:p w14:paraId="63FA4235" w14:textId="0238050E" w:rsidR="00786541" w:rsidRPr="00A9426F" w:rsidRDefault="0036236A" w:rsidP="00650561">
      <w:pPr>
        <w:spacing w:before="240" w:line="276" w:lineRule="auto"/>
        <w:jc w:val="both"/>
        <w:rPr>
          <w:rFonts w:asciiTheme="minorHAnsi" w:hAnsiTheme="minorHAnsi" w:cstheme="minorHAnsi"/>
          <w:sz w:val="22"/>
          <w:szCs w:val="22"/>
        </w:rPr>
      </w:pPr>
      <w:r w:rsidRPr="00A9426F">
        <w:rPr>
          <w:rFonts w:asciiTheme="minorHAnsi" w:hAnsiTheme="minorHAnsi" w:cstheme="minorHAnsi"/>
          <w:sz w:val="22"/>
          <w:szCs w:val="22"/>
        </w:rPr>
        <w:t>Mineral exploration targeting, which involves identifying and prioritizing locations most likely to contain economically viable mineral deposits, is a decision problem characterized by high impact and high uncertainty</w:t>
      </w:r>
      <w:r w:rsidR="00F631DD" w:rsidRPr="00A9426F">
        <w:rPr>
          <w:rFonts w:asciiTheme="minorHAnsi" w:hAnsiTheme="minorHAnsi" w:cstheme="minorHAnsi"/>
          <w:sz w:val="22"/>
          <w:szCs w:val="22"/>
        </w:rPr>
        <w:t xml:space="preserve"> </w:t>
      </w:r>
      <w:r w:rsidR="00C910A2" w:rsidRPr="00A9426F">
        <w:rPr>
          <w:rFonts w:asciiTheme="minorHAnsi" w:hAnsiTheme="minorHAnsi" w:cstheme="minorHAnsi"/>
          <w:sz w:val="22"/>
          <w:szCs w:val="22"/>
        </w:rPr>
        <w:fldChar w:fldCharType="begin"/>
      </w:r>
      <w:r w:rsidR="00CA765B" w:rsidRPr="00A9426F">
        <w:rPr>
          <w:rFonts w:asciiTheme="minorHAnsi" w:hAnsiTheme="minorHAnsi" w:cstheme="minorHAnsi"/>
          <w:sz w:val="22"/>
          <w:szCs w:val="22"/>
        </w:rPr>
        <w:instrText xml:space="preserve"> ADDIN ZOTERO_ITEM CSL_CITATION {"citationID":"kml41gX9","properties":{"formattedCitation":"(Carranza, 2009; Haldar, 2013; Hronsky &amp; Groves, 2008; Nyk\\uc0\\u228{}nen et al., 2025; Partington et al., 2024, 2024; Singer, 1993; Yousefi et al., 2024)","plainCitation":"(Carranza, 2009; Haldar, 2013; Hronsky &amp; Groves, 2008; Nykänen et al., 2025; Partington et al., 2024, 2024; Singer, 1993; Yousefi et al., 2024)","noteIndex":0},"citationItems":[{"id":354,"uris":["http://zotero.org/users/11882662/items/JP9SH8XT"],"itemData":{"id":354,"type":"book","call-number":"QE515.5.R45 C37 2009","collection-number":"v. 11","collection-title":"Handbook of exploration and environmental geochemistry","edition":"1st ed","ISBN":"978-0-444-51325-0","number-of-pages":"351","publisher":"Elsevier","publisher-place":"Amsterdam ; Boston","source":"Library of Congress ISBN","title":"Geochemical anomaly and mineral prospectivity mapping in GIS","author":[{"family":"Carranza","given":"Emmanuel John M."}],"issued":{"date-parts":[["2009"]]}}},{"id":359,"uris":["http://zotero.org/users/11882662/items/5C47GYJN"],"itemData":{"id":359,"type":"book","DOI":"10.1016/C2011-0-05550-3","ISBN":"978-0-12-416005-7","language":"en","publisher":"Elsevier","source":"DOI.org (Crossref)","title":"Mineral Exploration","URL":"https://linkinghub.elsevier.com/retrieve/pii/C20110055503","author":[{"family":"Haldar","given":"S.K."}],"accessed":{"date-parts":[["2026",4,1]]},"issued":{"date-parts":[["2013"]]}}},{"id":360,"uris":["http://zotero.org/users/11882662/items/ZGTBYGP5"],"itemData":{"id":360,"type":"article-journal","container-title":"Australian Journal of Earth Sciences","DOI":"10.1080/08120090701581356","ISSN":"0812-0099, 1440-0952","issue":"1","journalAbbreviation":"Australian Journal of Earth Sciences","language":"en","page":"3-12","source":"DOI.org (Crossref)","title":"Science of targeting: definition, strategies, targeting and performance measurement","title-short":"Science of targeting","URL":"http://www.tandfonline.com/doi/abs/10.1080/08120090701581356","volume":"55","author":[{"family":"Hronsky","given":"J. M. A."},{"family":"Groves","given":"D. I."}],"accessed":{"date-parts":[["2026",4,1]]},"issued":{"date-parts":[["2008",2]]}}},{"id":353,"uris":["http://zotero.org/users/11882662/items/M9C53SP8"],"itemData":{"id":353,"type":"article-journal","container-title":"Ore Geology Reviews","DOI":"10.1016/j.oregeorev.2025.106961","ISSN":"01691368","journalAbbreviation":"Ore Geology Reviews","language":"en","page":"106961","source":"DOI.org (Crossref)","title":"Exploration information system: mineral systems anatomy linked to computational techniques for mineral exploration targeting","title-short":"Exploration information system","URL":"https://linkinghub.elsevier.com/retrieve/pii/S0169136825005219","volume":"187","author":[{"family":"Nykänen","given":"Vesa"},{"family":"Yousefi","given":"Mahyar"},{"family":"Sadeghi","given":"Martiya"}],"accessed":{"date-parts":[["2026",4,1]]},"issued":{"date-parts":[["2025",12]]}}},{"id":352,"uris":["http://zotero.org/users/11882662/items/EWLHTMJE"],"itemData":{"id":352,"type":"article-journal","container-title":"Applied Geochemistry","DOI":"10.1016/j.apgeochem.2024.106010","ISSN":"08832927","journalAbbreviation":"Applied Geochemistry","language":"en","page":"106010","source":"DOI.org (Crossref)","title":"Ranking mineral exploration targets in support of commercial decision making: A key component for inclusion in an exploration information system","title-short":"Ranking mineral exploration targets in support of commercial decision making","URL":"https://linkinghub.elsevier.com/retrieve/pii/S088329272400115X","volume":"168","author":[{"family":"Partington","given":"Greg A."},{"family":"Peters","given":"Katie J."},{"family":"Czertowicz","given":"Tom A."},{"family":"Greville","given":"Phil A."},{"family":"Blevin","given":"Phillip L."},{"family":"Bahiru","given":"Engdawork A."}],"accessed":{"date-parts":[["2026",4,1]]},"issued":{"date-parts":[["2024",7]]}}},{"id":352,"uris":["http://zotero.org/users/11882662/items/EWLHTMJE"],"itemData":{"id":352,"type":"article-journal","container-title":"Applied Geochemistry","DOI":"10.1016/j.apgeochem.2024.106010","ISSN":"08832927","journalAbbreviation":"Applied Geochemistry","language":"en","page":"106010","source":"DOI.org (Crossref)","title":"Ranking mineral exploration targets in support of commercial decision making: A key component for inclusion in an exploration information system","title-short":"Ranking mineral exploration targets in support of commercial decision making","URL":"https://linkinghub.elsevier.com/retrieve/pii/S088329272400115X","volume":"168","author":[{"family":"Partington","given":"Greg A."},{"family":"Peters","given":"Katie J."},{"family":"Czertowicz","given":"Tom A."},{"family":"Greville","given":"Phil A."},{"family":"Blevin","given":"Phillip L."},{"family":"Bahiru","given":"Engdawork A."}],"accessed":{"date-parts":[["2026",4,1]]},"issued":{"date-parts":[["2024",7]]}}},{"id":358,"uris":["http://zotero.org/users/11882662/items/NVV3NGJS"],"itemData":{"id":358,"type":"article-journal","container-title":"Nonrenewable Resources","DOI":"10.1007/BF02272804","ISSN":"0961-1444, 1573-8981","issue":"2","journalAbbreviation":"Nat Resour Res","language":"en","license":"http://www.springer.com/tdm","page":"69-81","source":"DOI.org (Crossref)","title":"Basic concepts in three-part quantitative assessments of undiscovered mineral resources","URL":"http://link.springer.com/10.1007/BF02272804","volume":"2","author":[{"family":"Singer","given":"Donald A."}],"accessed":{"date-parts":[["2026",4,1]]},"issued":{"date-parts":[["1993",6]]}}},{"id":356,"uris":["http://zotero.org/users/11882662/items/WA522Y24"],"itemData":{"id":356,"type":"article-journal","container-title":"Ore Geology Reviews","DOI":"10.1016/j.oregeorev.2024.106214","ISSN":"01691368","journalAbbreviation":"Ore Geology Reviews","language":"en","page":"106214","source":"DOI.org (Crossref)","title":"Overcoming survival bias in targeting mineral deposits of the future: Towards null and negative tests of the exploration search space, accounting for lack of visibility","title-short":"Overcoming survival bias in targeting mineral deposits of the future","URL":"https://linkinghub.elsevier.com/retrieve/pii/S0169136824003470","volume":"172","author":[{"family":"Yousefi","given":"Mahyar"},{"family":"Nykänen","given":"Vesa"},{"family":"Harris","given":"Jeff"},{"family":"Hronsky","given":"Jon M.A."},{"family":"Kreuzer","given":"Oliver P."},{"family":"Bertrand","given":"Guillaume"},{"family":"Lindsay","given":"Mark"}],"accessed":{"date-parts":[["2026",4,1]]},"issued":{"date-parts":[["2024",9]]}}}],"schema":"https://github.com/citation-style-language/schema/raw/master/csl-citation.json"} </w:instrText>
      </w:r>
      <w:r w:rsidR="00C910A2" w:rsidRPr="00A9426F">
        <w:rPr>
          <w:rFonts w:asciiTheme="minorHAnsi" w:hAnsiTheme="minorHAnsi" w:cstheme="minorHAnsi"/>
          <w:sz w:val="22"/>
          <w:szCs w:val="22"/>
        </w:rPr>
        <w:fldChar w:fldCharType="separate"/>
      </w:r>
      <w:r w:rsidR="00CA765B" w:rsidRPr="00A9426F">
        <w:rPr>
          <w:rFonts w:asciiTheme="minorHAnsi" w:eastAsiaTheme="minorHAnsi" w:hAnsiTheme="minorHAnsi" w:cstheme="minorHAnsi"/>
          <w:sz w:val="22"/>
          <w:szCs w:val="22"/>
          <w14:ligatures w14:val="standardContextual"/>
        </w:rPr>
        <w:t>(Carranza, 2009; Haldar, 2013; Hronsky &amp; Groves, 2008; Nykänen et al., 2025; Partington et al., 2024, 2024; Singer, 1993; Yousefi et al., 2024)</w:t>
      </w:r>
      <w:r w:rsidR="00C910A2" w:rsidRPr="00A9426F">
        <w:rPr>
          <w:rFonts w:asciiTheme="minorHAnsi" w:hAnsiTheme="minorHAnsi" w:cstheme="minorHAnsi"/>
          <w:sz w:val="22"/>
          <w:szCs w:val="22"/>
        </w:rPr>
        <w:fldChar w:fldCharType="end"/>
      </w:r>
      <w:r w:rsidRPr="00A9426F">
        <w:rPr>
          <w:rFonts w:asciiTheme="minorHAnsi" w:hAnsiTheme="minorHAnsi" w:cstheme="minorHAnsi"/>
          <w:sz w:val="22"/>
          <w:szCs w:val="22"/>
          <w:rPrChange w:id="0" w:author="Sofia Mantilla Salas" w:date="2026-04-27T17:29:00Z" w16du:dateUtc="2026-04-28T00:29:00Z">
            <w:rPr>
              <w:rFonts w:asciiTheme="minorHAnsi" w:hAnsiTheme="minorHAnsi" w:cstheme="minorHAnsi"/>
              <w:sz w:val="22"/>
              <w:szCs w:val="22"/>
              <w:lang w:val="es-ES"/>
            </w:rPr>
          </w:rPrChange>
        </w:rPr>
        <w:t xml:space="preserve">. </w:t>
      </w:r>
      <w:r w:rsidR="009B11FE" w:rsidRPr="00A9426F">
        <w:rPr>
          <w:rFonts w:asciiTheme="minorHAnsi" w:hAnsiTheme="minorHAnsi" w:cstheme="minorHAnsi"/>
          <w:sz w:val="22"/>
          <w:szCs w:val="22"/>
        </w:rPr>
        <w:t>Targeting decision</w:t>
      </w:r>
      <w:r w:rsidR="00274ECF" w:rsidRPr="00A9426F">
        <w:rPr>
          <w:rFonts w:asciiTheme="minorHAnsi" w:hAnsiTheme="minorHAnsi" w:cstheme="minorHAnsi"/>
          <w:sz w:val="22"/>
          <w:szCs w:val="22"/>
        </w:rPr>
        <w:t>s</w:t>
      </w:r>
      <w:r w:rsidR="009B11FE" w:rsidRPr="00A9426F">
        <w:rPr>
          <w:rFonts w:asciiTheme="minorHAnsi" w:hAnsiTheme="minorHAnsi" w:cstheme="minorHAnsi"/>
          <w:sz w:val="22"/>
          <w:szCs w:val="22"/>
        </w:rPr>
        <w:t xml:space="preserve"> can lead to actions</w:t>
      </w:r>
      <w:r w:rsidR="00C701D9" w:rsidRPr="00A9426F">
        <w:rPr>
          <w:rFonts w:asciiTheme="minorHAnsi" w:hAnsiTheme="minorHAnsi" w:cstheme="minorHAnsi"/>
          <w:sz w:val="22"/>
          <w:szCs w:val="22"/>
        </w:rPr>
        <w:t xml:space="preserve">, </w:t>
      </w:r>
      <w:r w:rsidR="007D761A" w:rsidRPr="00A9426F">
        <w:rPr>
          <w:rFonts w:asciiTheme="minorHAnsi" w:hAnsiTheme="minorHAnsi" w:cstheme="minorHAnsi"/>
          <w:sz w:val="22"/>
          <w:szCs w:val="22"/>
        </w:rPr>
        <w:t>such as</w:t>
      </w:r>
      <w:r w:rsidR="00C701D9" w:rsidRPr="00A9426F">
        <w:rPr>
          <w:rFonts w:asciiTheme="minorHAnsi" w:hAnsiTheme="minorHAnsi" w:cstheme="minorHAnsi"/>
          <w:sz w:val="22"/>
          <w:szCs w:val="22"/>
        </w:rPr>
        <w:t xml:space="preserve"> acquiring more data or </w:t>
      </w:r>
      <w:r w:rsidR="00376225" w:rsidRPr="00A9426F">
        <w:rPr>
          <w:rFonts w:asciiTheme="minorHAnsi" w:hAnsiTheme="minorHAnsi" w:cstheme="minorHAnsi"/>
          <w:sz w:val="22"/>
          <w:szCs w:val="22"/>
        </w:rPr>
        <w:t>drill</w:t>
      </w:r>
      <w:r w:rsidR="002E01EF" w:rsidRPr="00A9426F">
        <w:rPr>
          <w:rFonts w:asciiTheme="minorHAnsi" w:hAnsiTheme="minorHAnsi" w:cstheme="minorHAnsi"/>
          <w:sz w:val="22"/>
          <w:szCs w:val="22"/>
        </w:rPr>
        <w:t>ing</w:t>
      </w:r>
      <w:r w:rsidR="00C701D9" w:rsidRPr="00A9426F">
        <w:rPr>
          <w:rFonts w:asciiTheme="minorHAnsi" w:hAnsiTheme="minorHAnsi" w:cstheme="minorHAnsi"/>
          <w:sz w:val="22"/>
          <w:szCs w:val="22"/>
        </w:rPr>
        <w:t>,</w:t>
      </w:r>
      <w:r w:rsidR="00AA2343" w:rsidRPr="00A9426F">
        <w:rPr>
          <w:rFonts w:asciiTheme="minorHAnsi" w:hAnsiTheme="minorHAnsi" w:cstheme="minorHAnsi"/>
          <w:sz w:val="22"/>
          <w:szCs w:val="22"/>
        </w:rPr>
        <w:t xml:space="preserve"> </w:t>
      </w:r>
      <w:r w:rsidR="009B11FE" w:rsidRPr="00A9426F">
        <w:rPr>
          <w:rFonts w:asciiTheme="minorHAnsi" w:hAnsiTheme="minorHAnsi" w:cstheme="minorHAnsi"/>
          <w:sz w:val="22"/>
          <w:szCs w:val="22"/>
        </w:rPr>
        <w:t xml:space="preserve">that </w:t>
      </w:r>
      <w:r w:rsidR="00FD2485" w:rsidRPr="00A9426F">
        <w:rPr>
          <w:rFonts w:asciiTheme="minorHAnsi" w:hAnsiTheme="minorHAnsi" w:cstheme="minorHAnsi"/>
          <w:sz w:val="22"/>
          <w:szCs w:val="22"/>
        </w:rPr>
        <w:t>require significant capital investments</w:t>
      </w:r>
      <w:r w:rsidR="00376225" w:rsidRPr="00A9426F">
        <w:rPr>
          <w:rFonts w:asciiTheme="minorHAnsi" w:hAnsiTheme="minorHAnsi" w:cstheme="minorHAnsi"/>
          <w:sz w:val="22"/>
          <w:szCs w:val="22"/>
        </w:rPr>
        <w:t>.</w:t>
      </w:r>
      <w:r w:rsidR="0056362B" w:rsidRPr="00A9426F">
        <w:rPr>
          <w:rFonts w:asciiTheme="minorHAnsi" w:hAnsiTheme="minorHAnsi" w:cstheme="minorHAnsi"/>
          <w:sz w:val="22"/>
          <w:szCs w:val="22"/>
        </w:rPr>
        <w:t xml:space="preserve"> </w:t>
      </w:r>
      <w:r w:rsidR="00E77765" w:rsidRPr="00A9426F">
        <w:rPr>
          <w:rFonts w:asciiTheme="minorHAnsi" w:hAnsiTheme="minorHAnsi" w:cstheme="minorHAnsi"/>
          <w:sz w:val="22"/>
          <w:szCs w:val="22"/>
        </w:rPr>
        <w:t>T</w:t>
      </w:r>
      <w:r w:rsidR="0056362B" w:rsidRPr="00A9426F">
        <w:rPr>
          <w:rFonts w:asciiTheme="minorHAnsi" w:hAnsiTheme="minorHAnsi" w:cstheme="minorHAnsi"/>
          <w:sz w:val="22"/>
          <w:szCs w:val="22"/>
        </w:rPr>
        <w:t xml:space="preserve">hese early decisions are especially consequential </w:t>
      </w:r>
      <w:r w:rsidR="00E77765" w:rsidRPr="00A9426F">
        <w:rPr>
          <w:rFonts w:asciiTheme="minorHAnsi" w:hAnsiTheme="minorHAnsi" w:cstheme="minorHAnsi"/>
          <w:sz w:val="22"/>
          <w:szCs w:val="22"/>
        </w:rPr>
        <w:t>because fewer than 1% to 5% of explored prospects advance to economically viable mines</w:t>
      </w:r>
      <w:r w:rsidR="0056362B" w:rsidRPr="00A9426F">
        <w:rPr>
          <w:rFonts w:asciiTheme="minorHAnsi" w:hAnsiTheme="minorHAnsi" w:cstheme="minorHAnsi"/>
          <w:sz w:val="22"/>
          <w:szCs w:val="22"/>
        </w:rPr>
        <w:t xml:space="preserve"> </w:t>
      </w:r>
      <w:r w:rsidR="0056362B" w:rsidRPr="00A9426F">
        <w:rPr>
          <w:rFonts w:asciiTheme="minorHAnsi" w:hAnsiTheme="minorHAnsi" w:cstheme="minorHAnsi"/>
          <w:sz w:val="22"/>
          <w:szCs w:val="22"/>
        </w:rPr>
        <w:fldChar w:fldCharType="begin"/>
      </w:r>
      <w:r w:rsidR="0056362B" w:rsidRPr="00A9426F">
        <w:rPr>
          <w:rFonts w:asciiTheme="minorHAnsi" w:hAnsiTheme="minorHAnsi" w:cstheme="minorHAnsi"/>
          <w:sz w:val="22"/>
          <w:szCs w:val="22"/>
        </w:rPr>
        <w:instrText xml:space="preserve"> ADDIN ZOTERO_ITEM CSL_CITATION {"citationID":"vnDgBzzm","properties":{"formattedCitation":"(McIntosh, 2016; Regueiro Gonz\\uc0\\u225{}lez-Barros &amp; Esp\\uc0\\u237{}, 2019)","plainCitation":"(McIntosh, 2016; Regueiro González-Barros &amp; Espí, 2019)","noteIndex":0},"citationItems":[{"id":379,"uris":["http://zotero.org/users/11882662/items/NRMIT24N"],"itemData":{"id":379,"type":"speech","event-title":"Citi's Mining Exploration Day","title":"Rio Tinto Exploration","URL":"https://announcements.asx.com.au/asxpdf/20160627/pdf/4384m96mnj5msz.pdf","author":[{"family":"McIntosh","given":"Stephen"}],"issued":{"date-parts":[["2016",6,27]]}}},{"id":361,"uris":["http://zotero.org/users/11882662/items/FRWHZ5ST"],"itemData":{"id":361,"type":"article-journal","abstract":"This paper explores the state of the art of the research regarding the returns on the investments in mining exploration from different perspectives. The analysis begins with an introduction to population trends, economic growth and world mining. Then we go through a detailed analysis of the different options for examining the returns obtained from mining exploration: exploration versus deposit discovery, ROI, mining exploration success rate, TSR, exploration costs versus resources found, and mining companies and the benefits from mining investment funds. This review concludes that although ROI analyses are in general negative for mining, nevertheless when an important deposit is found as a result of exploration, ROI becomes highly positive. Besides, there is a consensus in that the greenfield exploration rate of success is from 0.5 to 1% whereas in brownfields the figure (as expected) rises to 5%. TSR studies indicate that mining indexes can reach return rates of 17.5% in some periods and negative rates with respect to other indexes, clearly  highlighting its very cyclical nature. The case we present for the returns for gold exploration in Australia shows high benefits for mining companies, but, in general gold deposits with processing costs over 1,000$/ounce can produce losses. In any event, the overall results of the main global mining companies show long periods with benefits intercalated with short periods of high losses, which again highlights the cyclical character of the global mining business. Investment funds advocating mining show similar behaviour. We also show the future of the world mining sector from different prospective studies which suggest that mining will no doubt survive to due to its cyclical nature. In this respect we will see a more sustainable consumption of mineral resources in a more sustainable world, which will also see an increment of recycling within the framework of the new circular economy. However, all this will only happen if adequate infrastructures, regulatory framework and competitive costs are provided by the social, economic, and industrial stakeholders. Technology will be a decisive key factor in the future, as will be a better understanding of the supply chains and client preferences.","container-title":"Boletín Geológico y Minero","DOI":"10.21701/bolgeomin.130.1.010","ISSN":"2253-6167, 0366-0176","issue":"1","journalAbbreviation":"Bol. geol. min.","license":"https://creativecommons.org/licenses/by/4.0","page":"161-180","source":"DOI.org (Crossref)","title":"The returns on mining exploration investments","URL":"https://bgm.revistas.csic.es/index.php/bgm/article/view/218","volume":"130","author":[{"family":"Regueiro González-Barros","given":"Manuel"},{"family":"Espí","given":"José Antonio"}],"accessed":{"date-parts":[["2026",4,1]]},"issued":{"date-parts":[["2019",3,30]]}}}],"schema":"https://github.com/citation-style-language/schema/raw/master/csl-citation.json"} </w:instrText>
      </w:r>
      <w:r w:rsidR="0056362B" w:rsidRPr="00A9426F">
        <w:rPr>
          <w:rFonts w:asciiTheme="minorHAnsi" w:hAnsiTheme="minorHAnsi" w:cstheme="minorHAnsi"/>
          <w:sz w:val="22"/>
          <w:szCs w:val="22"/>
        </w:rPr>
        <w:fldChar w:fldCharType="separate"/>
      </w:r>
      <w:r w:rsidR="0056362B" w:rsidRPr="00A9426F">
        <w:rPr>
          <w:rFonts w:asciiTheme="minorHAnsi" w:hAnsiTheme="minorHAnsi" w:cstheme="minorHAnsi"/>
          <w:sz w:val="22"/>
          <w:szCs w:val="22"/>
        </w:rPr>
        <w:t>(McIntosh, 2016; Regueiro González-Barros &amp; Espí, 2019)</w:t>
      </w:r>
      <w:r w:rsidR="0056362B" w:rsidRPr="00A9426F">
        <w:rPr>
          <w:rFonts w:asciiTheme="minorHAnsi" w:hAnsiTheme="minorHAnsi" w:cstheme="minorHAnsi"/>
          <w:sz w:val="22"/>
          <w:szCs w:val="22"/>
        </w:rPr>
        <w:fldChar w:fldCharType="end"/>
      </w:r>
      <w:r w:rsidR="00274ECF" w:rsidRPr="00A9426F">
        <w:rPr>
          <w:rFonts w:asciiTheme="minorHAnsi" w:hAnsiTheme="minorHAnsi" w:cstheme="minorHAnsi"/>
          <w:sz w:val="22"/>
          <w:szCs w:val="22"/>
        </w:rPr>
        <w:t>. P</w:t>
      </w:r>
      <w:r w:rsidR="00F33905" w:rsidRPr="00A9426F">
        <w:rPr>
          <w:rFonts w:asciiTheme="minorHAnsi" w:hAnsiTheme="minorHAnsi" w:cstheme="minorHAnsi"/>
          <w:sz w:val="22"/>
          <w:szCs w:val="22"/>
        </w:rPr>
        <w:t>oor targeting can lead to costly drilling or data acquisition in areas with limited economic potential</w:t>
      </w:r>
      <w:r w:rsidR="0056362B" w:rsidRPr="00A9426F">
        <w:rPr>
          <w:rFonts w:asciiTheme="minorHAnsi" w:hAnsiTheme="minorHAnsi" w:cstheme="minorHAnsi"/>
          <w:sz w:val="22"/>
          <w:szCs w:val="22"/>
        </w:rPr>
        <w:t>. Initial targeting</w:t>
      </w:r>
      <w:r w:rsidR="00B40112" w:rsidRPr="00A9426F">
        <w:rPr>
          <w:rFonts w:asciiTheme="minorHAnsi" w:hAnsiTheme="minorHAnsi" w:cstheme="minorHAnsi"/>
          <w:sz w:val="22"/>
          <w:szCs w:val="22"/>
        </w:rPr>
        <w:t>,</w:t>
      </w:r>
      <w:r w:rsidR="0056362B" w:rsidRPr="00A9426F">
        <w:rPr>
          <w:rFonts w:asciiTheme="minorHAnsi" w:hAnsiTheme="minorHAnsi" w:cstheme="minorHAnsi"/>
          <w:sz w:val="22"/>
          <w:szCs w:val="22"/>
        </w:rPr>
        <w:t xml:space="preserve"> therefore</w:t>
      </w:r>
      <w:r w:rsidR="00B40112" w:rsidRPr="00A9426F">
        <w:rPr>
          <w:rFonts w:asciiTheme="minorHAnsi" w:hAnsiTheme="minorHAnsi" w:cstheme="minorHAnsi"/>
          <w:sz w:val="22"/>
          <w:szCs w:val="22"/>
        </w:rPr>
        <w:t>,</w:t>
      </w:r>
      <w:r w:rsidR="0056362B" w:rsidRPr="00A9426F">
        <w:rPr>
          <w:rFonts w:asciiTheme="minorHAnsi" w:hAnsiTheme="minorHAnsi" w:cstheme="minorHAnsi"/>
          <w:sz w:val="22"/>
          <w:szCs w:val="22"/>
        </w:rPr>
        <w:t xml:space="preserve"> represents a critical, high-leverage decision point within the mining life cycle.</w:t>
      </w:r>
    </w:p>
    <w:p w14:paraId="7CE120D1" w14:textId="08B88FDF" w:rsidR="002E45D5" w:rsidRPr="00A9426F" w:rsidRDefault="00720D0E" w:rsidP="00650561">
      <w:pPr>
        <w:spacing w:before="240" w:line="276" w:lineRule="auto"/>
        <w:jc w:val="both"/>
        <w:rPr>
          <w:rFonts w:asciiTheme="minorHAnsi" w:hAnsiTheme="minorHAnsi" w:cstheme="minorHAnsi"/>
          <w:sz w:val="22"/>
          <w:szCs w:val="22"/>
        </w:rPr>
      </w:pPr>
      <w:r w:rsidRPr="00A9426F">
        <w:rPr>
          <w:rFonts w:asciiTheme="minorHAnsi" w:hAnsiTheme="minorHAnsi" w:cstheme="minorHAnsi"/>
          <w:sz w:val="22"/>
          <w:szCs w:val="22"/>
        </w:rPr>
        <w:t>Traditionally, the mineral exploration industry manages</w:t>
      </w:r>
      <w:r w:rsidR="0015098F" w:rsidRPr="00A9426F">
        <w:rPr>
          <w:rFonts w:asciiTheme="minorHAnsi" w:hAnsiTheme="minorHAnsi" w:cstheme="minorHAnsi"/>
          <w:sz w:val="22"/>
          <w:szCs w:val="22"/>
        </w:rPr>
        <w:t xml:space="preserve"> targeting </w:t>
      </w:r>
      <w:r w:rsidRPr="00A9426F">
        <w:rPr>
          <w:rFonts w:asciiTheme="minorHAnsi" w:hAnsiTheme="minorHAnsi" w:cstheme="minorHAnsi"/>
          <w:sz w:val="22"/>
          <w:szCs w:val="22"/>
        </w:rPr>
        <w:t xml:space="preserve">risk </w:t>
      </w:r>
      <w:r w:rsidR="00F44A7C" w:rsidRPr="00A9426F">
        <w:rPr>
          <w:rFonts w:asciiTheme="minorHAnsi" w:hAnsiTheme="minorHAnsi" w:cstheme="minorHAnsi"/>
          <w:sz w:val="22"/>
          <w:szCs w:val="22"/>
        </w:rPr>
        <w:t xml:space="preserve">and high uncertainty </w:t>
      </w:r>
      <w:r w:rsidRPr="00A9426F">
        <w:rPr>
          <w:rFonts w:asciiTheme="minorHAnsi" w:hAnsiTheme="minorHAnsi" w:cstheme="minorHAnsi"/>
          <w:sz w:val="22"/>
          <w:szCs w:val="22"/>
        </w:rPr>
        <w:t>through an expert-led</w:t>
      </w:r>
      <w:r w:rsidR="0015098F" w:rsidRPr="00A9426F">
        <w:rPr>
          <w:rFonts w:asciiTheme="minorHAnsi" w:hAnsiTheme="minorHAnsi" w:cstheme="minorHAnsi"/>
          <w:sz w:val="22"/>
          <w:szCs w:val="22"/>
        </w:rPr>
        <w:t xml:space="preserve"> and</w:t>
      </w:r>
      <w:r w:rsidRPr="00A9426F">
        <w:rPr>
          <w:rFonts w:asciiTheme="minorHAnsi" w:hAnsiTheme="minorHAnsi" w:cstheme="minorHAnsi"/>
          <w:sz w:val="22"/>
          <w:szCs w:val="22"/>
        </w:rPr>
        <w:t xml:space="preserve"> multiscale workflow</w:t>
      </w:r>
      <w:r w:rsidR="000D6DD7">
        <w:rPr>
          <w:rFonts w:asciiTheme="minorHAnsi" w:hAnsiTheme="minorHAnsi" w:cstheme="minorHAnsi"/>
          <w:sz w:val="22"/>
          <w:szCs w:val="22"/>
        </w:rPr>
        <w:t xml:space="preserve">, gradually </w:t>
      </w:r>
      <w:r w:rsidR="007F3175" w:rsidRPr="00A9426F">
        <w:rPr>
          <w:rFonts w:asciiTheme="minorHAnsi" w:hAnsiTheme="minorHAnsi" w:cstheme="minorHAnsi"/>
          <w:sz w:val="22"/>
          <w:szCs w:val="22"/>
        </w:rPr>
        <w:t xml:space="preserve"> narrow</w:t>
      </w:r>
      <w:r w:rsidR="007509E7">
        <w:rPr>
          <w:rFonts w:asciiTheme="minorHAnsi" w:hAnsiTheme="minorHAnsi" w:cstheme="minorHAnsi"/>
          <w:sz w:val="22"/>
          <w:szCs w:val="22"/>
        </w:rPr>
        <w:t>ing</w:t>
      </w:r>
      <w:r w:rsidR="007F3175" w:rsidRPr="00A9426F">
        <w:rPr>
          <w:rFonts w:asciiTheme="minorHAnsi" w:hAnsiTheme="minorHAnsi" w:cstheme="minorHAnsi"/>
          <w:sz w:val="22"/>
          <w:szCs w:val="22"/>
        </w:rPr>
        <w:t xml:space="preserve"> the search from a regional to a target scale by utilizing larger volumes of geophysical, geological, and geochemical data to detect anomalies</w:t>
      </w:r>
      <w:r w:rsidR="00D270C4" w:rsidRPr="00A9426F">
        <w:rPr>
          <w:rFonts w:asciiTheme="minorHAnsi" w:hAnsiTheme="minorHAnsi" w:cstheme="minorHAnsi"/>
          <w:sz w:val="22"/>
          <w:szCs w:val="22"/>
        </w:rPr>
        <w:t xml:space="preserve"> </w:t>
      </w:r>
      <w:r w:rsidR="00D00345" w:rsidRPr="00A9426F">
        <w:rPr>
          <w:rFonts w:asciiTheme="minorHAnsi" w:hAnsiTheme="minorHAnsi" w:cstheme="minorHAnsi"/>
          <w:sz w:val="22"/>
          <w:szCs w:val="22"/>
        </w:rPr>
        <w:fldChar w:fldCharType="begin"/>
      </w:r>
      <w:r w:rsidR="003A669E" w:rsidRPr="00A9426F">
        <w:rPr>
          <w:rFonts w:asciiTheme="minorHAnsi" w:hAnsiTheme="minorHAnsi" w:cstheme="minorHAnsi"/>
          <w:sz w:val="22"/>
          <w:szCs w:val="22"/>
        </w:rPr>
        <w:instrText xml:space="preserve"> ADDIN ZOTERO_ITEM CSL_CITATION {"citationID":"1TUrbJMz","properties":{"formattedCitation":"(Carranza, 2009; Hronsky &amp; Groves, 2008; McCuaig et al., 2010)","plainCitation":"(Carranza, 2009; Hronsky &amp; Groves, 2008; McCuaig et al., 2010)","noteIndex":0},"citationItems":[{"id":354,"uris":["http://zotero.org/users/11882662/items/JP9SH8XT"],"itemData":{"id":354,"type":"book","call-number":"QE515.5.R45 C37 2009","collection-number":"v. 11","collection-title":"Handbook of exploration and environmental geochemistry","edition":"1st ed","ISBN":"978-0-444-51325-0","number-of-pages":"351","publisher":"Elsevier","publisher-place":"Amsterdam ; Boston","source":"Library of Congress ISBN","title":"Geochemical anomaly and mineral prospectivity mapping in GIS","author":[{"family":"Carranza","given":"Emmanuel John M."}],"issued":{"date-parts":[["2009"]]}}},{"id":360,"uris":["http://zotero.org/users/11882662/items/ZGTBYGP5"],"itemData":{"id":360,"type":"article-journal","container-title":"Australian Journal of Earth Sciences","DOI":"10.1080/08120090701581356","ISSN":"0812-0099, 1440-0952","issue":"1","journalAbbreviation":"Australian Journal of Earth Sciences","language":"en","page":"3-12","source":"DOI.org (Crossref)","title":"Science of targeting: definition, strategies, targeting and performance measurement","title-short":"Science of targeting","URL":"http://www.tandfonline.com/doi/abs/10.1080/08120090701581356","volume":"55","author":[{"family":"Hronsky","given":"J. M. A."},{"family":"Groves","given":"D. I."}],"accessed":{"date-parts":[["2026",4,1]]},"issued":{"date-parts":[["2008",2]]}}},{"id":389,"uris":["http://zotero.org/users/11882662/items/GSFBTKM6"],"itemData":{"id":389,"type":"article-journal","container-title":"Ore Geology Reviews","DOI":"10.1016/j.oregeorev.2010.05.008","ISSN":"01691368","issue":"3","journalAbbreviation":"Ore Geology Reviews","language":"en","page":"128-138","source":"DOI.org (Crossref)","title":"Translating the mineral systems approach into an effective exploration targeting system","URL":"https://linkinghub.elsevier.com/retrieve/pii/S0169136810000612","volume":"38","author":[{"family":"McCuaig","given":"T. Campbell"},{"family":"Beresford","given":"Steve"},{"family":"Hronsky","given":"Jon"}],"accessed":{"date-parts":[["2026",5,6]]},"issued":{"date-parts":[["2010",11]]}}}],"schema":"https://github.com/citation-style-language/schema/raw/master/csl-citation.json"} </w:instrText>
      </w:r>
      <w:r w:rsidR="00D00345" w:rsidRPr="00A9426F">
        <w:rPr>
          <w:rFonts w:asciiTheme="minorHAnsi" w:hAnsiTheme="minorHAnsi" w:cstheme="minorHAnsi"/>
          <w:sz w:val="22"/>
          <w:szCs w:val="22"/>
        </w:rPr>
        <w:fldChar w:fldCharType="separate"/>
      </w:r>
      <w:r w:rsidR="003A669E" w:rsidRPr="00A9426F">
        <w:rPr>
          <w:rFonts w:asciiTheme="minorHAnsi" w:hAnsiTheme="minorHAnsi" w:cstheme="minorHAnsi"/>
          <w:noProof/>
          <w:sz w:val="22"/>
          <w:szCs w:val="22"/>
        </w:rPr>
        <w:t>(Carranza, 2009; Hronsky &amp; Groves, 2008; McCuaig et al., 2010)</w:t>
      </w:r>
      <w:r w:rsidR="00D00345" w:rsidRPr="00A9426F">
        <w:rPr>
          <w:rFonts w:asciiTheme="minorHAnsi" w:hAnsiTheme="minorHAnsi" w:cstheme="minorHAnsi"/>
          <w:sz w:val="22"/>
          <w:szCs w:val="22"/>
        </w:rPr>
        <w:fldChar w:fldCharType="end"/>
      </w:r>
      <w:r w:rsidR="007F3175" w:rsidRPr="00A9426F">
        <w:rPr>
          <w:rFonts w:asciiTheme="minorHAnsi" w:hAnsiTheme="minorHAnsi" w:cstheme="minorHAnsi"/>
          <w:sz w:val="22"/>
          <w:szCs w:val="22"/>
        </w:rPr>
        <w:t xml:space="preserve">. This is then followed by testing these anomalies with increasing </w:t>
      </w:r>
      <w:r w:rsidR="00081DEF">
        <w:rPr>
          <w:rFonts w:asciiTheme="minorHAnsi" w:hAnsiTheme="minorHAnsi" w:cstheme="minorHAnsi"/>
          <w:sz w:val="22"/>
          <w:szCs w:val="22"/>
        </w:rPr>
        <w:t xml:space="preserve">capital investments such as </w:t>
      </w:r>
      <w:r w:rsidR="00C139F8">
        <w:rPr>
          <w:rFonts w:asciiTheme="minorHAnsi" w:hAnsiTheme="minorHAnsi" w:cstheme="minorHAnsi"/>
          <w:sz w:val="22"/>
          <w:szCs w:val="22"/>
        </w:rPr>
        <w:t>drilling.</w:t>
      </w:r>
      <w:r w:rsidR="007F3175" w:rsidRPr="00A9426F">
        <w:rPr>
          <w:rFonts w:asciiTheme="minorHAnsi" w:hAnsiTheme="minorHAnsi" w:cstheme="minorHAnsi"/>
          <w:sz w:val="22"/>
          <w:szCs w:val="22"/>
        </w:rPr>
        <w:t xml:space="preserve"> </w:t>
      </w:r>
      <w:r w:rsidR="00DA229A">
        <w:rPr>
          <w:rFonts w:asciiTheme="minorHAnsi" w:hAnsiTheme="minorHAnsi" w:cstheme="minorHAnsi"/>
          <w:sz w:val="22"/>
          <w:szCs w:val="22"/>
        </w:rPr>
        <w:t>Recently, d</w:t>
      </w:r>
      <w:r w:rsidR="00B02B27" w:rsidRPr="00A9426F">
        <w:rPr>
          <w:rFonts w:asciiTheme="minorHAnsi" w:hAnsiTheme="minorHAnsi" w:cstheme="minorHAnsi"/>
          <w:sz w:val="22"/>
          <w:szCs w:val="22"/>
        </w:rPr>
        <w:t xml:space="preserve">ata-driven methods </w:t>
      </w:r>
      <w:r w:rsidR="00DA229A">
        <w:rPr>
          <w:rFonts w:asciiTheme="minorHAnsi" w:hAnsiTheme="minorHAnsi" w:cstheme="minorHAnsi"/>
          <w:sz w:val="22"/>
          <w:szCs w:val="22"/>
        </w:rPr>
        <w:t>have been</w:t>
      </w:r>
      <w:r w:rsidR="00B02B27" w:rsidRPr="00A9426F">
        <w:rPr>
          <w:rFonts w:asciiTheme="minorHAnsi" w:hAnsiTheme="minorHAnsi" w:cstheme="minorHAnsi"/>
          <w:sz w:val="22"/>
          <w:szCs w:val="22"/>
        </w:rPr>
        <w:t xml:space="preserve"> g</w:t>
      </w:r>
      <w:r w:rsidR="001D368E" w:rsidRPr="00A9426F">
        <w:rPr>
          <w:rFonts w:asciiTheme="minorHAnsi" w:hAnsiTheme="minorHAnsi" w:cstheme="minorHAnsi"/>
          <w:sz w:val="22"/>
          <w:szCs w:val="22"/>
        </w:rPr>
        <w:t>aining</w:t>
      </w:r>
      <w:r w:rsidR="00B02B27" w:rsidRPr="00A9426F">
        <w:rPr>
          <w:rFonts w:asciiTheme="minorHAnsi" w:hAnsiTheme="minorHAnsi" w:cstheme="minorHAnsi"/>
          <w:sz w:val="22"/>
          <w:szCs w:val="22"/>
        </w:rPr>
        <w:t xml:space="preserve"> </w:t>
      </w:r>
      <w:r w:rsidR="001D368E" w:rsidRPr="00A9426F">
        <w:rPr>
          <w:rFonts w:asciiTheme="minorHAnsi" w:hAnsiTheme="minorHAnsi" w:cstheme="minorHAnsi"/>
          <w:sz w:val="22"/>
          <w:szCs w:val="22"/>
        </w:rPr>
        <w:t>popularity</w:t>
      </w:r>
      <w:r w:rsidR="00DA229A">
        <w:rPr>
          <w:rFonts w:asciiTheme="minorHAnsi" w:hAnsiTheme="minorHAnsi" w:cstheme="minorHAnsi"/>
          <w:sz w:val="22"/>
          <w:szCs w:val="22"/>
        </w:rPr>
        <w:t>. T</w:t>
      </w:r>
      <w:r w:rsidR="00B02B27" w:rsidRPr="00A9426F">
        <w:rPr>
          <w:rFonts w:asciiTheme="minorHAnsi" w:hAnsiTheme="minorHAnsi" w:cstheme="minorHAnsi"/>
          <w:sz w:val="22"/>
          <w:szCs w:val="22"/>
        </w:rPr>
        <w:t xml:space="preserve">hey can </w:t>
      </w:r>
      <w:r w:rsidR="00067229" w:rsidRPr="00A9426F">
        <w:rPr>
          <w:rFonts w:asciiTheme="minorHAnsi" w:hAnsiTheme="minorHAnsi" w:cstheme="minorHAnsi"/>
          <w:sz w:val="22"/>
          <w:szCs w:val="22"/>
        </w:rPr>
        <w:t xml:space="preserve">augment expert interpretation by </w:t>
      </w:r>
      <w:r w:rsidR="00B02B27" w:rsidRPr="00A9426F">
        <w:rPr>
          <w:rFonts w:asciiTheme="minorHAnsi" w:hAnsiTheme="minorHAnsi" w:cstheme="minorHAnsi"/>
          <w:sz w:val="22"/>
          <w:szCs w:val="22"/>
        </w:rPr>
        <w:t>extract</w:t>
      </w:r>
      <w:r w:rsidR="00067229" w:rsidRPr="00A9426F">
        <w:rPr>
          <w:rFonts w:asciiTheme="minorHAnsi" w:hAnsiTheme="minorHAnsi" w:cstheme="minorHAnsi"/>
          <w:sz w:val="22"/>
          <w:szCs w:val="22"/>
        </w:rPr>
        <w:t>ing</w:t>
      </w:r>
      <w:r w:rsidR="00B02B27" w:rsidRPr="00A9426F">
        <w:rPr>
          <w:rFonts w:asciiTheme="minorHAnsi" w:hAnsiTheme="minorHAnsi" w:cstheme="minorHAnsi"/>
          <w:sz w:val="22"/>
          <w:szCs w:val="22"/>
        </w:rPr>
        <w:t xml:space="preserve"> meaningful targeting information from large, multi-source datasets</w:t>
      </w:r>
      <w:r w:rsidR="001451C5">
        <w:rPr>
          <w:rFonts w:asciiTheme="minorHAnsi" w:hAnsiTheme="minorHAnsi" w:cstheme="minorHAnsi"/>
          <w:sz w:val="22"/>
          <w:szCs w:val="22"/>
        </w:rPr>
        <w:t>. They</w:t>
      </w:r>
      <w:r w:rsidR="00B02B27" w:rsidRPr="00A9426F">
        <w:rPr>
          <w:rFonts w:asciiTheme="minorHAnsi" w:hAnsiTheme="minorHAnsi" w:cstheme="minorHAnsi"/>
          <w:sz w:val="22"/>
          <w:szCs w:val="22"/>
        </w:rPr>
        <w:t xml:space="preserve"> </w:t>
      </w:r>
      <w:r w:rsidR="00C139F8">
        <w:rPr>
          <w:rFonts w:asciiTheme="minorHAnsi" w:hAnsiTheme="minorHAnsi" w:cstheme="minorHAnsi"/>
          <w:sz w:val="22"/>
          <w:szCs w:val="22"/>
        </w:rPr>
        <w:t>may</w:t>
      </w:r>
      <w:r w:rsidR="00B02B27" w:rsidRPr="00A9426F">
        <w:rPr>
          <w:rFonts w:asciiTheme="minorHAnsi" w:hAnsiTheme="minorHAnsi" w:cstheme="minorHAnsi"/>
          <w:sz w:val="22"/>
          <w:szCs w:val="22"/>
        </w:rPr>
        <w:t xml:space="preserve"> </w:t>
      </w:r>
      <w:r w:rsidR="008575E8">
        <w:rPr>
          <w:rFonts w:asciiTheme="minorHAnsi" w:hAnsiTheme="minorHAnsi" w:cstheme="minorHAnsi"/>
          <w:sz w:val="22"/>
          <w:szCs w:val="22"/>
        </w:rPr>
        <w:t>provide</w:t>
      </w:r>
      <w:ins w:id="1" w:author="Microsoft Word" w:date="2026-06-24T16:24:00Z" w16du:dateUtc="2026-06-24T21:24:00Z">
        <w:r w:rsidR="008575E8">
          <w:rPr>
            <w:rFonts w:asciiTheme="minorHAnsi" w:hAnsiTheme="minorHAnsi" w:cstheme="minorHAnsi"/>
            <w:sz w:val="22"/>
            <w:szCs w:val="22"/>
          </w:rPr>
          <w:t xml:space="preserve"> a</w:t>
        </w:r>
      </w:ins>
      <w:r w:rsidR="00B02B27" w:rsidRPr="00A9426F">
        <w:rPr>
          <w:rFonts w:asciiTheme="minorHAnsi" w:hAnsiTheme="minorHAnsi" w:cstheme="minorHAnsi"/>
          <w:sz w:val="22"/>
          <w:szCs w:val="22"/>
        </w:rPr>
        <w:t xml:space="preserve"> more systematic, </w:t>
      </w:r>
      <w:r w:rsidR="008E30BC" w:rsidRPr="00A9426F">
        <w:rPr>
          <w:rFonts w:asciiTheme="minorHAnsi" w:hAnsiTheme="minorHAnsi" w:cstheme="minorHAnsi"/>
          <w:sz w:val="22"/>
          <w:szCs w:val="22"/>
        </w:rPr>
        <w:t xml:space="preserve">less </w:t>
      </w:r>
      <w:r w:rsidR="00B02B27" w:rsidRPr="00A9426F">
        <w:rPr>
          <w:rFonts w:asciiTheme="minorHAnsi" w:hAnsiTheme="minorHAnsi" w:cstheme="minorHAnsi"/>
          <w:sz w:val="22"/>
          <w:szCs w:val="22"/>
        </w:rPr>
        <w:t xml:space="preserve">biased, and </w:t>
      </w:r>
      <w:r w:rsidR="0039754A">
        <w:rPr>
          <w:rFonts w:asciiTheme="minorHAnsi" w:hAnsiTheme="minorHAnsi" w:cstheme="minorHAnsi"/>
          <w:sz w:val="22"/>
          <w:szCs w:val="22"/>
        </w:rPr>
        <w:t xml:space="preserve">more </w:t>
      </w:r>
      <w:r w:rsidR="00B02B27" w:rsidRPr="00A9426F">
        <w:rPr>
          <w:rFonts w:asciiTheme="minorHAnsi" w:hAnsiTheme="minorHAnsi" w:cstheme="minorHAnsi"/>
          <w:sz w:val="22"/>
          <w:szCs w:val="22"/>
        </w:rPr>
        <w:t xml:space="preserve">reproducible exploration workflows </w:t>
      </w:r>
      <w:r w:rsidR="00B02B27" w:rsidRPr="00A9426F">
        <w:rPr>
          <w:rFonts w:asciiTheme="minorHAnsi" w:hAnsiTheme="minorHAnsi" w:cstheme="minorHAnsi"/>
          <w:sz w:val="22"/>
          <w:szCs w:val="22"/>
        </w:rPr>
        <w:fldChar w:fldCharType="begin"/>
      </w:r>
      <w:r w:rsidR="00B02B27" w:rsidRPr="00A9426F">
        <w:rPr>
          <w:rFonts w:asciiTheme="minorHAnsi" w:hAnsiTheme="minorHAnsi" w:cstheme="minorHAnsi"/>
          <w:sz w:val="22"/>
          <w:szCs w:val="22"/>
        </w:rPr>
        <w:instrText xml:space="preserve"> ADDIN ZOTERO_ITEM CSL_CITATION {"citationID":"nY4Ft5Bk","properties":{"formattedCitation":"(Yang et al., 2024; Yousefi et al., 2021)","plainCitation":"(Yang et al., 2024; Yousefi et al., 2021)","noteIndex":0},"citationItems":[{"id":386,"uris":["http://zotero.org/users/11882662/items/TB4I4GNP"],"itemData":{"id":386,"type":"article-journal","container-title":"Earth-Science Reviews","DOI":"10.1016/j.earscirev.2024.104941","ISSN":"00128252","journalAbbreviation":"Earth-Science Reviews","language":"en","page":"104941","source":"DOI.org (Crossref)","title":"Artificial intelligence for mineral exploration: A review and perspectives on future directions from data science","title-short":"Artificial intelligence for mineral exploration","URL":"https://linkinghub.elsevier.com/retrieve/pii/S0012825224002691","volume":"258","author":[{"family":"Yang","given":"Fanfan"},{"family":"Zuo","given":"Renguang"},{"family":"Kreuzer","given":"Oliver P."}],"accessed":{"date-parts":[["2026",4,2]]},"issued":{"date-parts":[["2024",11]]}}},{"id":350,"uris":["http://zotero.org/users/11882662/items/GAEC27ZF"],"itemData":{"id":350,"type":"article-journal","container-title":"Journal of Geochemical Exploration","DOI":"10.1016/j.gexplo.2021.106839","ISSN":"03756742","journalAbbreviation":"Journal of Geochemical Exploration","language":"en","page":"106839","source":"DOI.org (Crossref)","title":"Data analysis methods for prospectivity modelling as applied to mineral exploration targeting: State-of-the-art and outlook","title-short":"Data analysis methods for prospectivity modelling as applied to mineral exploration targeting","URL":"https://linkinghub.elsevier.com/retrieve/pii/S0375674221001175","volume":"229","author":[{"family":"Yousefi","given":"Mahyar"},{"family":"Carranza","given":"Emmanuel John M."},{"family":"Kreuzer","given":"Oliver P."},{"family":"Nykänen","given":"Vesa"},{"family":"Hronsky","given":"Jon M.A."},{"family":"Mihalasky","given":"Mark J."}],"accessed":{"date-parts":[["2026",3,31]]},"issued":{"date-parts":[["2021",10]]}}}],"schema":"https://github.com/citation-style-language/schema/raw/master/csl-citation.json"} </w:instrText>
      </w:r>
      <w:r w:rsidR="00B02B27" w:rsidRPr="00A9426F">
        <w:rPr>
          <w:rFonts w:asciiTheme="minorHAnsi" w:hAnsiTheme="minorHAnsi" w:cstheme="minorHAnsi"/>
          <w:sz w:val="22"/>
          <w:szCs w:val="22"/>
        </w:rPr>
        <w:fldChar w:fldCharType="separate"/>
      </w:r>
      <w:r w:rsidR="00B02B27" w:rsidRPr="00A9426F">
        <w:rPr>
          <w:rFonts w:asciiTheme="minorHAnsi" w:hAnsiTheme="minorHAnsi" w:cstheme="minorHAnsi"/>
          <w:noProof/>
          <w:sz w:val="22"/>
          <w:szCs w:val="22"/>
        </w:rPr>
        <w:t>(Yang et al., 2024; Yousefi et al., 2021)</w:t>
      </w:r>
      <w:r w:rsidR="00B02B27" w:rsidRPr="00A9426F">
        <w:rPr>
          <w:rFonts w:asciiTheme="minorHAnsi" w:hAnsiTheme="minorHAnsi" w:cstheme="minorHAnsi"/>
          <w:sz w:val="22"/>
          <w:szCs w:val="22"/>
        </w:rPr>
        <w:fldChar w:fldCharType="end"/>
      </w:r>
      <w:r w:rsidR="00B02B27" w:rsidRPr="00A9426F">
        <w:rPr>
          <w:rFonts w:asciiTheme="minorHAnsi" w:hAnsiTheme="minorHAnsi" w:cstheme="minorHAnsi"/>
          <w:sz w:val="22"/>
          <w:szCs w:val="22"/>
        </w:rPr>
        <w:t>.</w:t>
      </w:r>
    </w:p>
    <w:p w14:paraId="06D6238A" w14:textId="55A6A97F" w:rsidR="00412C38" w:rsidRPr="006D591C" w:rsidRDefault="00FC5F39" w:rsidP="00650561">
      <w:pPr>
        <w:spacing w:before="240" w:line="276" w:lineRule="auto"/>
        <w:jc w:val="both"/>
        <w:rPr>
          <w:rFonts w:asciiTheme="minorHAnsi" w:hAnsiTheme="minorHAnsi" w:cstheme="minorHAnsi"/>
          <w:sz w:val="22"/>
          <w:szCs w:val="22"/>
          <w:lang w:val="es-ES"/>
        </w:rPr>
      </w:pPr>
      <w:r w:rsidRPr="00A9426F">
        <w:rPr>
          <w:rFonts w:asciiTheme="minorHAnsi" w:hAnsiTheme="minorHAnsi" w:cstheme="minorHAnsi"/>
          <w:color w:val="000000"/>
          <w:sz w:val="22"/>
          <w:szCs w:val="22"/>
        </w:rPr>
        <w:t xml:space="preserve">Current work in data-driven mineral exploration </w:t>
      </w:r>
      <w:r w:rsidR="00D2134D">
        <w:rPr>
          <w:rFonts w:asciiTheme="minorHAnsi" w:hAnsiTheme="minorHAnsi" w:cstheme="minorHAnsi"/>
          <w:color w:val="000000"/>
          <w:sz w:val="22"/>
          <w:szCs w:val="22"/>
        </w:rPr>
        <w:t xml:space="preserve">largely </w:t>
      </w:r>
      <w:r w:rsidR="00BA7AFD">
        <w:rPr>
          <w:rFonts w:asciiTheme="minorHAnsi" w:hAnsiTheme="minorHAnsi" w:cstheme="minorHAnsi"/>
          <w:color w:val="000000"/>
          <w:sz w:val="22"/>
          <w:szCs w:val="22"/>
        </w:rPr>
        <w:t>focuses on</w:t>
      </w:r>
      <w:r w:rsidRPr="00A9426F">
        <w:rPr>
          <w:rFonts w:asciiTheme="minorHAnsi" w:hAnsiTheme="minorHAnsi" w:cstheme="minorHAnsi"/>
          <w:color w:val="000000"/>
          <w:sz w:val="22"/>
          <w:szCs w:val="22"/>
        </w:rPr>
        <w:t xml:space="preserve"> mineral prospectivity mapping</w:t>
      </w:r>
      <w:r w:rsidR="00BA7AFD">
        <w:rPr>
          <w:rFonts w:asciiTheme="minorHAnsi" w:hAnsiTheme="minorHAnsi" w:cstheme="minorHAnsi"/>
          <w:color w:val="000000"/>
          <w:sz w:val="22"/>
          <w:szCs w:val="22"/>
        </w:rPr>
        <w:t>. Th</w:t>
      </w:r>
      <w:r w:rsidR="00891344">
        <w:rPr>
          <w:rFonts w:asciiTheme="minorHAnsi" w:hAnsiTheme="minorHAnsi" w:cstheme="minorHAnsi"/>
          <w:color w:val="000000"/>
          <w:sz w:val="22"/>
          <w:szCs w:val="22"/>
        </w:rPr>
        <w:t>is approach</w:t>
      </w:r>
      <w:r w:rsidR="00BA7AFD">
        <w:rPr>
          <w:rFonts w:asciiTheme="minorHAnsi" w:hAnsiTheme="minorHAnsi" w:cstheme="minorHAnsi"/>
          <w:color w:val="000000"/>
          <w:sz w:val="22"/>
          <w:szCs w:val="22"/>
        </w:rPr>
        <w:t xml:space="preserve"> </w:t>
      </w:r>
      <w:r w:rsidRPr="00A9426F">
        <w:rPr>
          <w:rFonts w:asciiTheme="minorHAnsi" w:hAnsiTheme="minorHAnsi" w:cstheme="minorHAnsi"/>
          <w:color w:val="000000"/>
          <w:sz w:val="22"/>
          <w:szCs w:val="22"/>
        </w:rPr>
        <w:t>combine</w:t>
      </w:r>
      <w:r w:rsidR="00891344">
        <w:rPr>
          <w:rFonts w:asciiTheme="minorHAnsi" w:hAnsiTheme="minorHAnsi" w:cstheme="minorHAnsi"/>
          <w:color w:val="000000"/>
          <w:sz w:val="22"/>
          <w:szCs w:val="22"/>
        </w:rPr>
        <w:t>s</w:t>
      </w:r>
      <w:r w:rsidRPr="00A9426F">
        <w:rPr>
          <w:rFonts w:asciiTheme="minorHAnsi" w:hAnsiTheme="minorHAnsi" w:cstheme="minorHAnsi"/>
          <w:color w:val="000000"/>
          <w:sz w:val="22"/>
          <w:szCs w:val="22"/>
        </w:rPr>
        <w:t xml:space="preserve"> multiple exploration evidence layers to predict favorable locations for mineralization </w:t>
      </w:r>
      <w:r w:rsidRPr="00A9426F">
        <w:rPr>
          <w:rFonts w:asciiTheme="minorHAnsi" w:hAnsiTheme="minorHAnsi" w:cstheme="minorHAnsi"/>
          <w:color w:val="000000"/>
          <w:sz w:val="22"/>
          <w:szCs w:val="22"/>
        </w:rPr>
        <w:fldChar w:fldCharType="begin"/>
      </w:r>
      <w:r w:rsidRPr="00A9426F">
        <w:rPr>
          <w:rFonts w:asciiTheme="minorHAnsi" w:hAnsiTheme="minorHAnsi" w:cstheme="minorHAnsi"/>
          <w:color w:val="000000"/>
          <w:sz w:val="22"/>
          <w:szCs w:val="22"/>
        </w:rPr>
        <w:instrText xml:space="preserve"> ADDIN ZOTERO_ITEM CSL_CITATION {"citationID":"rBfi5y5K","properties":{"formattedCitation":"(Carranza, 2009; Yousefi et al., 2021; Zuo, 2020)","plainCitation":"(Carranza, 2009; Yousefi et al., 2021; Zuo, 2020)","noteIndex":0},"citationItems":[{"id":354,"uris":["http://zotero.org/users/11882662/items/JP9SH8XT"],"itemData":{"id":354,"type":"book","call-number":"QE515.5.R45 C37 2009","collection-number":"v. 11","collection-title":"Handbook of exploration and environmental geochemistry","edition":"1st ed","ISBN":"978-0-444-51325-0","number-of-pages":"351","publisher":"Elsevier","publisher-place":"Amsterdam ; Boston","source":"Library of Congress ISBN","title":"Geochemical anomaly and mineral prospectivity mapping in GIS","author":[{"family":"Carranza","given":"Emmanuel John M."}],"issued":{"date-parts":[["2009"]]}}},{"id":350,"uris":["http://zotero.org/users/11882662/items/GAEC27ZF"],"itemData":{"id":350,"type":"article-journal","container-title":"Journal of Geochemical Exploration","DOI":"10.1016/j.gexplo.2021.106839","ISSN":"03756742","journalAbbreviation":"Journal of Geochemical Exploration","language":"en","page":"106839","source":"DOI.org (Crossref)","title":"Data analysis methods for prospectivity modelling as applied to mineral exploration targeting: State-of-the-art and outlook","title-short":"Data analysis methods for prospectivity modelling as applied to mineral exploration targeting","URL":"https://linkinghub.elsevier.com/retrieve/pii/S0375674221001175","volume":"229","author":[{"family":"Yousefi","given":"Mahyar"},{"family":"Carranza","given":"Emmanuel John M."},{"family":"Kreuzer","given":"Oliver P."},{"family":"Nykänen","given":"Vesa"},{"family":"Hronsky","given":"Jon M.A."},{"family":"Mihalasky","given":"Mark J."}],"accessed":{"date-parts":[["2026",3,31]]},"issued":{"date-parts":[["2021",10]]}}},{"id":351,"uris":["http://zotero.org/users/11882662/items/T252H6CP"],"itemData":{"id":351,"type":"article-journal","container-title":"Natural Resources Research","DOI":"10.1007/s11053-020-09700-9","ISSN":"1520-7439, 1573-8981","issue":"6","journalAbbreviation":"Nat Resour Res","language":"en","page":"3415-3424","source":"DOI.org (Crossref)","title":"Geodata Science-Based Mineral Prospectivity Mapping: A Review","title-short":"Geodata Science-Based Mineral Prospectivity Mapping","URL":"https://link.springer.com/10.1007/s11053-020-09700-9","volume":"29","author":[{"family":"Zuo","given":"Renguang"}],"accessed":{"date-parts":[["2026",3,31]]},"issued":{"date-parts":[["2020",12]]}}}],"schema":"https://github.com/citation-style-language/schema/raw/master/csl-citation.json"} </w:instrText>
      </w:r>
      <w:r w:rsidRPr="00A9426F">
        <w:rPr>
          <w:rFonts w:asciiTheme="minorHAnsi" w:hAnsiTheme="minorHAnsi" w:cstheme="minorHAnsi"/>
          <w:color w:val="000000"/>
          <w:sz w:val="22"/>
          <w:szCs w:val="22"/>
        </w:rPr>
        <w:fldChar w:fldCharType="separate"/>
      </w:r>
      <w:r w:rsidRPr="00A9426F">
        <w:rPr>
          <w:rFonts w:asciiTheme="minorHAnsi" w:hAnsiTheme="minorHAnsi" w:cstheme="minorHAnsi"/>
          <w:noProof/>
          <w:color w:val="000000"/>
          <w:sz w:val="22"/>
          <w:szCs w:val="22"/>
        </w:rPr>
        <w:t>(Carranza, 2009; Yousefi et al., 2021; Zuo, 2020)</w:t>
      </w:r>
      <w:r w:rsidRPr="00A9426F">
        <w:rPr>
          <w:rFonts w:asciiTheme="minorHAnsi" w:hAnsiTheme="minorHAnsi" w:cstheme="minorHAnsi"/>
          <w:color w:val="000000"/>
          <w:sz w:val="22"/>
          <w:szCs w:val="22"/>
        </w:rPr>
        <w:fldChar w:fldCharType="end"/>
      </w:r>
      <w:r w:rsidRPr="00A9426F">
        <w:rPr>
          <w:rFonts w:asciiTheme="minorHAnsi" w:hAnsiTheme="minorHAnsi" w:cstheme="minorHAnsi"/>
          <w:color w:val="000000"/>
          <w:sz w:val="22"/>
          <w:szCs w:val="22"/>
        </w:rPr>
        <w:t xml:space="preserve">. </w:t>
      </w:r>
      <w:r w:rsidR="003D43AA" w:rsidRPr="003D43AA">
        <w:rPr>
          <w:rFonts w:asciiTheme="minorHAnsi" w:hAnsiTheme="minorHAnsi" w:cstheme="minorHAnsi"/>
          <w:color w:val="000000"/>
          <w:sz w:val="22"/>
          <w:szCs w:val="22"/>
        </w:rPr>
        <w:t>Prospectivity-mapping methods</w:t>
      </w:r>
      <w:r w:rsidRPr="00A9426F">
        <w:rPr>
          <w:rFonts w:asciiTheme="minorHAnsi" w:hAnsiTheme="minorHAnsi" w:cstheme="minorHAnsi"/>
          <w:color w:val="000000"/>
          <w:sz w:val="22"/>
          <w:szCs w:val="22"/>
        </w:rPr>
        <w:t xml:space="preserve"> range from classical GIS-based evidence integration to newer machine learning and AI models </w:t>
      </w:r>
      <w:r w:rsidRPr="00A9426F">
        <w:rPr>
          <w:rFonts w:asciiTheme="minorHAnsi" w:hAnsiTheme="minorHAnsi" w:cstheme="minorHAnsi"/>
          <w:color w:val="000000"/>
          <w:sz w:val="22"/>
          <w:szCs w:val="22"/>
        </w:rPr>
        <w:fldChar w:fldCharType="begin"/>
      </w:r>
      <w:r w:rsidRPr="00A9426F">
        <w:rPr>
          <w:rFonts w:asciiTheme="minorHAnsi" w:hAnsiTheme="minorHAnsi" w:cstheme="minorHAnsi"/>
          <w:color w:val="000000"/>
          <w:sz w:val="22"/>
          <w:szCs w:val="22"/>
        </w:rPr>
        <w:instrText xml:space="preserve"> ADDIN ZOTERO_ITEM CSL_CITATION {"citationID":"MuKf44ZU","properties":{"formattedCitation":"(Yang et al., 2024; Zuo, 2020)","plainCitation":"(Yang et al., 2024; Zuo, 2020)","noteIndex":0},"citationItems":[{"id":386,"uris":["http://zotero.org/users/11882662/items/TB4I4GNP"],"itemData":{"id":386,"type":"article-journal","container-title":"Earth-Science Reviews","DOI":"10.1016/j.earscirev.2024.104941","ISSN":"00128252","journalAbbreviation":"Earth-Science Reviews","language":"en","page":"104941","source":"DOI.org (Crossref)","title":"Artificial intelligence for mineral exploration: A review and perspectives on future directions from data science","title-short":"Artificial intelligence for mineral exploration","URL":"https://linkinghub.elsevier.com/retrieve/pii/S0012825224002691","volume":"258","author":[{"family":"Yang","given":"Fanfan"},{"family":"Zuo","given":"Renguang"},{"family":"Kreuzer","given":"Oliver P."}],"accessed":{"date-parts":[["2026",4,2]]},"issued":{"date-parts":[["2024",11]]}}},{"id":351,"uris":["http://zotero.org/users/11882662/items/T252H6CP"],"itemData":{"id":351,"type":"article-journal","container-title":"Natural Resources Research","DOI":"10.1007/s11053-020-09700-9","ISSN":"1520-7439, 1573-8981","issue":"6","journalAbbreviation":"Nat Resour Res","language":"en","page":"3415-3424","source":"DOI.org (Crossref)","title":"Geodata Science-Based Mineral Prospectivity Mapping: A Review","title-short":"Geodata Science-Based Mineral Prospectivity Mapping","URL":"https://link.springer.com/10.1007/s11053-020-09700-9","volume":"29","author":[{"family":"Zuo","given":"Renguang"}],"accessed":{"date-parts":[["2026",3,31]]},"issued":{"date-parts":[["2020",12]]}}}],"schema":"https://github.com/citation-style-language/schema/raw/master/csl-citation.json"} </w:instrText>
      </w:r>
      <w:r w:rsidRPr="00A9426F">
        <w:rPr>
          <w:rFonts w:asciiTheme="minorHAnsi" w:hAnsiTheme="minorHAnsi" w:cstheme="minorHAnsi"/>
          <w:color w:val="000000"/>
          <w:sz w:val="22"/>
          <w:szCs w:val="22"/>
        </w:rPr>
        <w:fldChar w:fldCharType="separate"/>
      </w:r>
      <w:r w:rsidRPr="00A9426F">
        <w:rPr>
          <w:rFonts w:asciiTheme="minorHAnsi" w:hAnsiTheme="minorHAnsi" w:cstheme="minorHAnsi"/>
          <w:noProof/>
          <w:color w:val="000000"/>
          <w:sz w:val="22"/>
          <w:szCs w:val="22"/>
        </w:rPr>
        <w:t>(Yang et al., 2024; Zuo, 2020)</w:t>
      </w:r>
      <w:r w:rsidRPr="00A9426F">
        <w:rPr>
          <w:rFonts w:asciiTheme="minorHAnsi" w:hAnsiTheme="minorHAnsi" w:cstheme="minorHAnsi"/>
          <w:color w:val="000000"/>
          <w:sz w:val="22"/>
          <w:szCs w:val="22"/>
        </w:rPr>
        <w:fldChar w:fldCharType="end"/>
      </w:r>
      <w:r w:rsidRPr="00A9426F">
        <w:rPr>
          <w:rFonts w:asciiTheme="minorHAnsi" w:hAnsiTheme="minorHAnsi" w:cstheme="minorHAnsi"/>
          <w:color w:val="000000"/>
          <w:sz w:val="22"/>
          <w:szCs w:val="22"/>
        </w:rPr>
        <w:t xml:space="preserve">. </w:t>
      </w:r>
      <w:r w:rsidR="00043A14" w:rsidRPr="00A9426F">
        <w:rPr>
          <w:rFonts w:asciiTheme="minorHAnsi" w:hAnsiTheme="minorHAnsi" w:cstheme="minorHAnsi"/>
          <w:sz w:val="22"/>
          <w:szCs w:val="22"/>
        </w:rPr>
        <w:t xml:space="preserve">Exploratory multivariate methods are widely used to summarize large geoscience datasets for mineral targeting. </w:t>
      </w:r>
      <w:r w:rsidR="002A3E57" w:rsidRPr="002A3E57">
        <w:rPr>
          <w:rFonts w:asciiTheme="minorHAnsi" w:hAnsiTheme="minorHAnsi" w:cstheme="minorHAnsi"/>
          <w:sz w:val="22"/>
          <w:szCs w:val="22"/>
        </w:rPr>
        <w:t>PCA and factor analysis are commonly used to reduce dimensionality and redundancy among correlated geochemical, geophysical, and remote-sensing variables. By transforming the original variables into a smaller set of</w:t>
      </w:r>
      <w:ins w:id="2" w:author="Microsoft Word" w:date="2026-06-24T16:24:00Z" w16du:dateUtc="2026-06-24T21:24:00Z">
        <w:r w:rsidR="002A3E57" w:rsidRPr="002A3E57">
          <w:rPr>
            <w:rFonts w:asciiTheme="minorHAnsi" w:hAnsiTheme="minorHAnsi" w:cstheme="minorHAnsi"/>
            <w:sz w:val="22"/>
            <w:szCs w:val="22"/>
          </w:rPr>
          <w:t xml:space="preserve"> components or latent factors, these methods reveal dominant patterns of covariation</w:t>
        </w:r>
        <w:r w:rsidR="002A3E57">
          <w:rPr>
            <w:rFonts w:asciiTheme="minorHAnsi" w:hAnsiTheme="minorHAnsi" w:cstheme="minorHAnsi"/>
            <w:sz w:val="22"/>
            <w:szCs w:val="22"/>
          </w:rPr>
          <w:t>. They</w:t>
        </w:r>
        <w:r w:rsidR="002A3E57" w:rsidRPr="002A3E57">
          <w:rPr>
            <w:rFonts w:asciiTheme="minorHAnsi" w:hAnsiTheme="minorHAnsi" w:cstheme="minorHAnsi"/>
            <w:sz w:val="22"/>
            <w:szCs w:val="22"/>
          </w:rPr>
          <w:t xml:space="preserve"> provide a reduced feature space in which</w:t>
        </w:r>
      </w:ins>
      <w:r w:rsidR="002A3E57" w:rsidRPr="002A3E57">
        <w:rPr>
          <w:rFonts w:asciiTheme="minorHAnsi" w:hAnsiTheme="minorHAnsi" w:cstheme="minorHAnsi"/>
          <w:sz w:val="22"/>
          <w:szCs w:val="22"/>
        </w:rPr>
        <w:t xml:space="preserve"> components or latent factors, these methods reveal dominant patterns of covariation</w:t>
      </w:r>
      <w:r w:rsidR="002A3E57">
        <w:rPr>
          <w:rFonts w:asciiTheme="minorHAnsi" w:hAnsiTheme="minorHAnsi" w:cstheme="minorHAnsi"/>
          <w:sz w:val="22"/>
          <w:szCs w:val="22"/>
        </w:rPr>
        <w:t>. They</w:t>
      </w:r>
      <w:r w:rsidR="002A3E57" w:rsidRPr="002A3E57">
        <w:rPr>
          <w:rFonts w:asciiTheme="minorHAnsi" w:hAnsiTheme="minorHAnsi" w:cstheme="minorHAnsi"/>
          <w:sz w:val="22"/>
          <w:szCs w:val="22"/>
        </w:rPr>
        <w:t xml:space="preserve"> provide a reduced feature space in which samples or map cells with similar multivariate signatures can be compared or grouped. </w:t>
      </w:r>
      <w:r w:rsidR="00241BCF">
        <w:rPr>
          <w:rFonts w:asciiTheme="minorHAnsi" w:hAnsiTheme="minorHAnsi" w:cstheme="minorHAnsi"/>
          <w:sz w:val="22"/>
          <w:szCs w:val="22"/>
        </w:rPr>
        <w:fldChar w:fldCharType="begin"/>
      </w:r>
      <w:r w:rsidR="00755678">
        <w:rPr>
          <w:rFonts w:asciiTheme="minorHAnsi" w:hAnsiTheme="minorHAnsi" w:cstheme="minorHAnsi"/>
          <w:sz w:val="22"/>
          <w:szCs w:val="22"/>
        </w:rPr>
        <w:instrText xml:space="preserve"> ADDIN ZOTERO_ITEM CSL_CITATION {"citationID":"YSXm9Itm","properties":{"formattedCitation":"(Jansson et al., 2022; Sadeghi et al., 2024; J. Wang et al., 2017; L. Wang et al., 2024)","plainCitation":"(Jansson et al., 2022; Sadeghi et al., 2024; J. Wang et al., 2017; L. Wang et al., 2024)","noteIndex":0},"citationItems":[{"id":394,"uris":["http://zotero.org/users/11882662/items/JZHPRR6R"],"itemData":{"id":394,"type":"article-journal","container-title":"Journal of Geochemical Exploration","DOI":"10.1016/j.gexplo.2021.106909","ISSN":"03756742","journalAbbreviation":"Journal of Geochemical Exploration","language":"en","page":"106909","source":"DOI.org (Crossref)","title":"Principal component analysis and K-means clustering as tools during exploration for Zn skarn deposits and industrial carbonates, Sala area, Sweden","URL":"https://linkinghub.elsevier.com/retrieve/pii/S0375674221001886","volume":"233","author":[{"family":"Jansson","given":"Nils F."},{"family":"Allen","given":"Rodney L."},{"family":"Skogsmo","given":"Göran"},{"family":"Tavakoli","given":"Saman"}],"accessed":{"date-parts":[["2026",5,6]]},"issued":{"date-parts":[["2022",2]]}}},{"id":395,"uris":["http://zotero.org/users/11882662/items/RRXAKS7E"],"itemData":{"id":395,"type":"article-journal","container-title":"Ore Geology Reviews","DOI":"10.1016/j.oregeorev.2024.106002","ISSN":"01691368","journalAbbreviation":"Ore Geology Reviews","language":"en","page":"106002","source":"DOI.org (Crossref)","title":"Principal components analysis and K-means clustering of till geochemical data: Mapping and targeting of prospective areas for lithium exploration in Västernorrland Region, Sweden","title-short":"Principal components analysis and K-means clustering of till geochemical data","URL":"https://linkinghub.elsevier.com/retrieve/pii/S0169136824001355","volume":"167","author":[{"family":"Sadeghi","given":"Martiya"},{"family":"Casey","given":"Patrick"},{"family":"Carranza","given":"Emmanuel John M."},{"family":"Lynch","given":"Edward P."}],"accessed":{"date-parts":[["2026",5,6]]},"issued":{"date-parts":[["2024",4]]}}},{"id":391,"uris":["http://zotero.org/users/11882662/items/CAD2N6BL"],"itemData":{"id":391,"type":"article-journal","container-title":"Journal of Geochemical Exploration","DOI":"10.1016/j.gexplo.2017.07.006","ISSN":"03756742","journalAbbreviation":"Journal of Geochemical Exploration","language":"en","page":"106-115","source":"DOI.org (Crossref)","title":"Discovering geochemical patterns by factor-based cluster analysis","URL":"https://linkinghub.elsevier.com/retrieve/pii/S0375674217301796","volume":"181","author":[{"family":"Wang","given":"Jian"},{"family":"Zuo","given":"Renguang"},{"family":"Caers","given":"Jef"}],"accessed":{"date-parts":[["2026",5,6]]},"issued":{"date-parts":[["2017",10]]}}},{"id":392,"uris":["http://zotero.org/users/11882662/items/7A7L8QKI"],"itemData":{"id":392,"type":"book","abstract":"Data Science for the Geosciences provides students and instructors with the </w:instrText>
      </w:r>
      <w:r w:rsidR="00755678" w:rsidRPr="000D6DD7">
        <w:rPr>
          <w:rFonts w:asciiTheme="minorHAnsi" w:hAnsiTheme="minorHAnsi" w:cstheme="minorHAnsi"/>
          <w:sz w:val="22"/>
          <w:szCs w:val="22"/>
          <w:lang w:val="nl-NL"/>
        </w:rPr>
        <w:instrText xml:space="preserve">statistical and machine learning foundations to address Earth science questions using real-world case studies in natural hazards, climate change, environmental contamination and Earth resources. It focuses on techniques that address common characteristics of geoscientific data, including extremes, multivariate, compositional, geospatial and space-time methods. Step-by-step instructions are provided, enabling readers to easily follow the protocols for each method, solve their geoscientific problems and make interpretations. With an emphasis on intuitive reasoning throughout, students are encouraged to develop their understanding without the need for complex mathematics, making this the perfect text for those with limited mathematical or coding experience. Students can test their skills with homework exercises that focus on data scientific analysis, modeling, and prediction problems, and through the use of supplemental Python notebooks that can be applied to real datasets worldwide","DOI":"10.1017/9781009201391","ISBN":"978-1-009-20141-4","language":"eng","number-of-pages":"1","publisher":"Cambridge University Press","publisher-place":"Cambridge, United Kingdom New York, NY","source":"K10plus ISBN","title":"Data science for the geosciences","author":[{"family":"Wang","given":"Lijing"},{"family":"Yin","given":"Zhen"},{"family":"Caers","given":"Jef"}],"issued":{"date-parts":[["2024"]]}}}],"schema":"https://github.com/citation-style-language/schema/raw/master/csl-citation.json"} </w:instrText>
      </w:r>
      <w:r w:rsidR="00241BCF">
        <w:rPr>
          <w:rFonts w:asciiTheme="minorHAnsi" w:hAnsiTheme="minorHAnsi" w:cstheme="minorHAnsi"/>
          <w:sz w:val="22"/>
          <w:szCs w:val="22"/>
        </w:rPr>
        <w:fldChar w:fldCharType="separate"/>
      </w:r>
      <w:r w:rsidR="00755678" w:rsidRPr="000D6DD7">
        <w:rPr>
          <w:rFonts w:asciiTheme="minorHAnsi" w:hAnsiTheme="minorHAnsi" w:cstheme="minorHAnsi"/>
          <w:sz w:val="22"/>
          <w:szCs w:val="22"/>
          <w:lang w:val="nl-NL"/>
        </w:rPr>
        <w:t>(Jansson et al., 2022; Sadeghi et al., 2024; J. Wang et al., 2017; L. Wang et al., 2024)</w:t>
      </w:r>
      <w:r w:rsidR="00241BCF">
        <w:rPr>
          <w:rFonts w:asciiTheme="minorHAnsi" w:hAnsiTheme="minorHAnsi" w:cstheme="minorHAnsi"/>
          <w:sz w:val="22"/>
          <w:szCs w:val="22"/>
        </w:rPr>
        <w:fldChar w:fldCharType="end"/>
      </w:r>
      <w:r w:rsidR="00043A14" w:rsidRPr="000D6DD7">
        <w:rPr>
          <w:rFonts w:asciiTheme="minorHAnsi" w:hAnsiTheme="minorHAnsi" w:cstheme="minorHAnsi"/>
          <w:sz w:val="22"/>
          <w:szCs w:val="22"/>
          <w:lang w:val="nl-NL"/>
        </w:rPr>
        <w:t xml:space="preserve">. </w:t>
      </w:r>
      <w:r w:rsidR="00A33C13" w:rsidRPr="00A33C13">
        <w:rPr>
          <w:rFonts w:asciiTheme="minorHAnsi" w:hAnsiTheme="minorHAnsi" w:cstheme="minorHAnsi"/>
          <w:sz w:val="22"/>
          <w:szCs w:val="22"/>
        </w:rPr>
        <w:t>Nonlinear embedding and representation-learning methods, such as t-SNE, UMAP, and autoencoders, can capture complex nonlinear relationships in high-dimensional exploration datasets that may not be well represented by linear methods such as PCA or factor analysis. They can support exploratory visualization and pattern recognition</w:t>
      </w:r>
      <w:r w:rsidR="00B6682F">
        <w:rPr>
          <w:rFonts w:asciiTheme="minorHAnsi" w:hAnsiTheme="minorHAnsi" w:cstheme="minorHAnsi"/>
          <w:sz w:val="22"/>
          <w:szCs w:val="22"/>
        </w:rPr>
        <w:t>. This</w:t>
      </w:r>
      <w:r w:rsidR="00A33C13" w:rsidRPr="00A33C13">
        <w:rPr>
          <w:rFonts w:asciiTheme="minorHAnsi" w:hAnsiTheme="minorHAnsi" w:cstheme="minorHAnsi"/>
          <w:sz w:val="22"/>
          <w:szCs w:val="22"/>
        </w:rPr>
        <w:t xml:space="preserve"> inclu</w:t>
      </w:r>
      <w:r w:rsidR="00B6682F">
        <w:rPr>
          <w:rFonts w:asciiTheme="minorHAnsi" w:hAnsiTheme="minorHAnsi" w:cstheme="minorHAnsi"/>
          <w:sz w:val="22"/>
          <w:szCs w:val="22"/>
        </w:rPr>
        <w:t>des</w:t>
      </w:r>
      <w:ins w:id="3" w:author="Microsoft Word" w:date="2026-06-24T16:24:00Z" w16du:dateUtc="2026-06-24T21:24:00Z">
        <w:r w:rsidR="00A33C13" w:rsidRPr="00A33C13">
          <w:rPr>
            <w:rFonts w:asciiTheme="minorHAnsi" w:hAnsiTheme="minorHAnsi" w:cstheme="minorHAnsi"/>
            <w:sz w:val="22"/>
            <w:szCs w:val="22"/>
          </w:rPr>
          <w:t>, including</w:t>
        </w:r>
      </w:ins>
      <w:r w:rsidR="00A33C13" w:rsidRPr="00A33C13">
        <w:rPr>
          <w:rFonts w:asciiTheme="minorHAnsi" w:hAnsiTheme="minorHAnsi" w:cstheme="minorHAnsi"/>
          <w:sz w:val="22"/>
          <w:szCs w:val="22"/>
        </w:rPr>
        <w:t xml:space="preserve"> the identification of clusters or gradients related to lithology, alteration, or mineralization</w:t>
      </w:r>
      <w:r w:rsidR="00EB11B4">
        <w:rPr>
          <w:rFonts w:asciiTheme="minorHAnsi" w:hAnsiTheme="minorHAnsi" w:cstheme="minorHAnsi"/>
          <w:sz w:val="22"/>
          <w:szCs w:val="22"/>
        </w:rPr>
        <w:t xml:space="preserve"> </w:t>
      </w:r>
      <w:r w:rsidR="004A4319">
        <w:rPr>
          <w:rFonts w:asciiTheme="minorHAnsi" w:hAnsiTheme="minorHAnsi" w:cstheme="minorHAnsi"/>
          <w:sz w:val="22"/>
          <w:szCs w:val="22"/>
        </w:rPr>
        <w:fldChar w:fldCharType="begin"/>
      </w:r>
      <w:r w:rsidR="006D591C">
        <w:rPr>
          <w:rFonts w:asciiTheme="minorHAnsi" w:hAnsiTheme="minorHAnsi" w:cstheme="minorHAnsi"/>
          <w:sz w:val="22"/>
          <w:szCs w:val="22"/>
        </w:rPr>
        <w:instrText xml:space="preserve"> ADDIN ZOTERO_ITEM CSL_CITATION {"citationID":"mEYRYusj","properties":{"formattedCitation":"(Luo et al., 2020; McInnes et al., 2018; van der Maaten &amp; Hinton, n.d.; Zhang et al., 2024)","plainCitation":"(Luo et al., 2020; McInnes et al., 2018; van der Maaten &amp; Hinton, n.d.; Zhang et al., 2024)","noteIndex":0},"citationItems":[{"id":404,"uris":["http://zotero.org/users/11882662/items/JY4KH9QL"],"itemData":{"id":404,"type":"article-journal","container-title":"Applied Geochemistry","DOI":"10.1016/j.apgeochem.2020.104710","ISSN":"08832927","journalAbbreviation":"Applied Geochemistry","language":"en","page":"104710","source":"DOI.org (Crossref)","title":"Recognition of geochemical anomalies using a deep variational autoencoder network","URL":"https://linkinghub.elsevier.com/retrieve/pii/S088329272030202X","volume":"122","author":[{"family":"Luo","given":"Zijing"},{"family":"Xiong","given":"Yihui"},{"family":"Zuo","given":"Renguang"}],"accessed":{"date-parts":[["2026",5,6]]},"issued":{"date-parts":[["2020",11]]}}},{"id":399,"uris":["http://zotero.org/users/11882662/items/728YDM59"],"itemData":{"id":399,"type":"article-journal","container-title":"Journal of Open Source Software","DOI":"10.21105/joss.00861","ISSN":"2475-9066","issue":"29","journalAbbreviation":"JOSS","license":"http://creativecommons.org/licenses/by/4.0/","page":"861","source":"DOI.org (Crossref)","title":"UMAP: Uniform Manifold </w:instrText>
      </w:r>
      <w:r w:rsidR="006D591C" w:rsidRPr="006D591C">
        <w:rPr>
          <w:rFonts w:asciiTheme="minorHAnsi" w:hAnsiTheme="minorHAnsi" w:cstheme="minorHAnsi"/>
          <w:sz w:val="22"/>
          <w:szCs w:val="22"/>
          <w:lang w:val="es-ES"/>
        </w:rPr>
        <w:instrText xml:space="preserve">Approximation and Projection","title-short":"UMAP","URL":"http://joss.theoj.org/papers/10.21105/joss.00861","volume":"3","author":[{"family":"McInnes","given":"Leland"},{"family":"Healy","given":"John"},{"family":"Saul","given":"Nathaniel"},{"family":"Großberger","given":"Lukas"}],"accessed":{"date-parts":[["2026",5,6]]},"issued":{"date-parts":[["2018",9,2]]}}},{"id":398,"uris":["http://zotero.org/users/11882662/items/P42EJTTM"],"itemData":{"id":398,"type":"article-journal","container-title":"Journal of Machine Learning Research","page":"2579-2605","title":"Visualizing Data using t-SNE","volume":"9","author":[{"family":"Maaten","given":"Lauren","non-dropping-particle":"van der"},{"family":"Hinton","given":"Geoffrey"}]}},{"id":401,"uris":["http://zotero.org/users/11882662/items/JSTTTF5C"],"itemData":{"id":401,"type":"article-journal","container-title":"Geochemistry","DOI":"10.1016/j.chemer.2024.126157","ISSN":"00092819","issue":"4","journalAbbreviation":"Geochemistry","language":"en","page":"126157","source":"DOI.org (Crossref)","title":"Manifold learning-based UMAP method for geochemical anomaly identification","URL":"https://linkinghub.elsevier.com/retrieve/pii/S0009281924000825","volume":"84","author":[{"family":"Zhang","given":"Qingteng"},{"family":"Liu","given":"Yue"},{"family":"Fang","given":"Hao"}],"accessed":{"date-parts":[["2026",5,6]]},"issued":{"date-parts":[["2024",11]]}}}],"schema":"https://github.com/citation-style-language/schema/raw/master/csl-citation.json"} </w:instrText>
      </w:r>
      <w:r w:rsidR="004A4319">
        <w:rPr>
          <w:rFonts w:asciiTheme="minorHAnsi" w:hAnsiTheme="minorHAnsi" w:cstheme="minorHAnsi"/>
          <w:sz w:val="22"/>
          <w:szCs w:val="22"/>
        </w:rPr>
        <w:fldChar w:fldCharType="separate"/>
      </w:r>
      <w:r w:rsidR="006D591C" w:rsidRPr="006D591C">
        <w:rPr>
          <w:rFonts w:asciiTheme="minorHAnsi" w:hAnsiTheme="minorHAnsi" w:cstheme="minorHAnsi"/>
          <w:noProof/>
          <w:sz w:val="22"/>
          <w:szCs w:val="22"/>
          <w:lang w:val="es-ES"/>
        </w:rPr>
        <w:t>(Luo et al., 2020; McInnes et al., 2018; van der Maaten &amp; Hinton, n.d.; Zhang et al., 2024)</w:t>
      </w:r>
      <w:r w:rsidR="004A4319">
        <w:rPr>
          <w:rFonts w:asciiTheme="minorHAnsi" w:hAnsiTheme="minorHAnsi" w:cstheme="minorHAnsi"/>
          <w:sz w:val="22"/>
          <w:szCs w:val="22"/>
        </w:rPr>
        <w:fldChar w:fldCharType="end"/>
      </w:r>
      <w:r w:rsidR="009A7B21" w:rsidRPr="006D591C">
        <w:rPr>
          <w:rFonts w:asciiTheme="minorHAnsi" w:hAnsiTheme="minorHAnsi" w:cstheme="minorHAnsi"/>
          <w:sz w:val="22"/>
          <w:szCs w:val="22"/>
          <w:lang w:val="es-ES"/>
        </w:rPr>
        <w:t>.</w:t>
      </w:r>
    </w:p>
    <w:p w14:paraId="39234CBE" w14:textId="57321A5E" w:rsidR="006715AD" w:rsidRPr="00C70BF3" w:rsidRDefault="00D15D13" w:rsidP="00650561">
      <w:pPr>
        <w:spacing w:before="240" w:line="276" w:lineRule="auto"/>
        <w:jc w:val="both"/>
        <w:rPr>
          <w:rFonts w:asciiTheme="minorHAnsi" w:hAnsiTheme="minorHAnsi" w:cstheme="minorHAnsi"/>
          <w:sz w:val="22"/>
          <w:szCs w:val="22"/>
        </w:rPr>
      </w:pPr>
      <w:r>
        <w:rPr>
          <w:rFonts w:asciiTheme="minorHAnsi" w:hAnsiTheme="minorHAnsi" w:cstheme="minorHAnsi"/>
          <w:sz w:val="22"/>
          <w:szCs w:val="22"/>
        </w:rPr>
        <w:lastRenderedPageBreak/>
        <w:t>D</w:t>
      </w:r>
      <w:r w:rsidR="00912C2A" w:rsidRPr="00912C2A">
        <w:rPr>
          <w:rFonts w:asciiTheme="minorHAnsi" w:hAnsiTheme="minorHAnsi" w:cstheme="minorHAnsi"/>
          <w:sz w:val="22"/>
          <w:szCs w:val="22"/>
        </w:rPr>
        <w:t>ata</w:t>
      </w:r>
      <w:r w:rsidR="0003400D" w:rsidRPr="0003400D">
        <w:rPr>
          <w:rFonts w:asciiTheme="minorHAnsi" w:hAnsiTheme="minorHAnsi" w:cstheme="minorHAnsi"/>
          <w:sz w:val="22"/>
          <w:szCs w:val="22"/>
        </w:rPr>
        <w:t xml:space="preserve">-driven methods </w:t>
      </w:r>
      <w:r>
        <w:rPr>
          <w:rFonts w:asciiTheme="minorHAnsi" w:hAnsiTheme="minorHAnsi" w:cstheme="minorHAnsi"/>
          <w:sz w:val="22"/>
          <w:szCs w:val="22"/>
        </w:rPr>
        <w:t>that</w:t>
      </w:r>
      <w:r w:rsidR="00912C2A" w:rsidRPr="00912C2A">
        <w:rPr>
          <w:rFonts w:asciiTheme="minorHAnsi" w:hAnsiTheme="minorHAnsi" w:cstheme="minorHAnsi"/>
          <w:sz w:val="22"/>
          <w:szCs w:val="22"/>
        </w:rPr>
        <w:t xml:space="preserve"> support</w:t>
      </w:r>
      <w:r w:rsidR="0003400D" w:rsidRPr="0003400D">
        <w:rPr>
          <w:rFonts w:asciiTheme="minorHAnsi" w:hAnsiTheme="minorHAnsi" w:cstheme="minorHAnsi"/>
          <w:sz w:val="22"/>
          <w:szCs w:val="22"/>
        </w:rPr>
        <w:t xml:space="preserve"> expert interpretation</w:t>
      </w:r>
      <w:r w:rsidR="00912C2A" w:rsidRPr="00912C2A">
        <w:rPr>
          <w:rFonts w:asciiTheme="minorHAnsi" w:hAnsiTheme="minorHAnsi" w:cstheme="minorHAnsi"/>
          <w:sz w:val="22"/>
          <w:szCs w:val="22"/>
        </w:rPr>
        <w:t xml:space="preserve"> can be extended in </w:t>
      </w:r>
      <w:ins w:id="4" w:author="Microsoft Word" w:date="2026-06-24T16:24:00Z" w16du:dateUtc="2026-06-24T21:24:00Z">
        <w:r w:rsidR="0003400D" w:rsidRPr="0003400D">
          <w:rPr>
            <w:rFonts w:asciiTheme="minorHAnsi" w:hAnsiTheme="minorHAnsi" w:cstheme="minorHAnsi"/>
            <w:sz w:val="22"/>
            <w:szCs w:val="22"/>
          </w:rPr>
          <w:t xml:space="preserve">, there are opportunities to extend their use in </w:t>
        </w:r>
      </w:ins>
      <w:r w:rsidR="0003400D" w:rsidRPr="0003400D">
        <w:rPr>
          <w:rFonts w:asciiTheme="minorHAnsi" w:hAnsiTheme="minorHAnsi" w:cstheme="minorHAnsi"/>
          <w:sz w:val="22"/>
          <w:szCs w:val="22"/>
        </w:rPr>
        <w:t xml:space="preserve">two </w:t>
      </w:r>
      <w:r w:rsidR="00912C2A" w:rsidRPr="00912C2A">
        <w:rPr>
          <w:rFonts w:asciiTheme="minorHAnsi" w:hAnsiTheme="minorHAnsi" w:cstheme="minorHAnsi"/>
          <w:sz w:val="22"/>
          <w:szCs w:val="22"/>
        </w:rPr>
        <w:t>ways.</w:t>
      </w:r>
      <w:ins w:id="5" w:author="Microsoft Word" w:date="2026-06-24T16:24:00Z" w16du:dateUtc="2026-06-24T21:24:00Z">
        <w:r w:rsidR="0003400D" w:rsidRPr="0003400D">
          <w:rPr>
            <w:rFonts w:asciiTheme="minorHAnsi" w:hAnsiTheme="minorHAnsi" w:cstheme="minorHAnsi"/>
            <w:sz w:val="22"/>
            <w:szCs w:val="22"/>
          </w:rPr>
          <w:t>important ways.</w:t>
        </w:r>
      </w:ins>
      <w:r w:rsidR="0003400D">
        <w:rPr>
          <w:rFonts w:asciiTheme="minorHAnsi" w:hAnsiTheme="minorHAnsi" w:cstheme="minorHAnsi"/>
          <w:sz w:val="22"/>
          <w:szCs w:val="22"/>
        </w:rPr>
        <w:t xml:space="preserve"> </w:t>
      </w:r>
      <w:r w:rsidR="00A56FAC" w:rsidRPr="00A9426F">
        <w:rPr>
          <w:rFonts w:asciiTheme="minorHAnsi" w:hAnsiTheme="minorHAnsi" w:cstheme="minorHAnsi"/>
          <w:sz w:val="22"/>
          <w:szCs w:val="22"/>
        </w:rPr>
        <w:t xml:space="preserve">First, </w:t>
      </w:r>
      <w:r w:rsidR="00912C2A" w:rsidRPr="00912C2A">
        <w:rPr>
          <w:rFonts w:asciiTheme="minorHAnsi" w:hAnsiTheme="minorHAnsi" w:cstheme="minorHAnsi"/>
          <w:sz w:val="22"/>
          <w:szCs w:val="22"/>
        </w:rPr>
        <w:t>methods can be designed to work with fewer labeled examples. This is important because,</w:t>
      </w:r>
      <w:r w:rsidR="00A56FAC" w:rsidRPr="00A9426F">
        <w:rPr>
          <w:rFonts w:asciiTheme="minorHAnsi" w:hAnsiTheme="minorHAnsi" w:cstheme="minorHAnsi"/>
          <w:sz w:val="22"/>
          <w:szCs w:val="22"/>
        </w:rPr>
        <w:t xml:space="preserve"> in real exploration settings</w:t>
      </w:r>
      <w:r w:rsidR="00912C2A" w:rsidRPr="00912C2A">
        <w:rPr>
          <w:rFonts w:asciiTheme="minorHAnsi" w:hAnsiTheme="minorHAnsi" w:cstheme="minorHAnsi"/>
          <w:sz w:val="22"/>
          <w:szCs w:val="22"/>
        </w:rPr>
        <w:t>,</w:t>
      </w:r>
      <w:r w:rsidR="00A56FAC" w:rsidRPr="00A9426F">
        <w:rPr>
          <w:rFonts w:asciiTheme="minorHAnsi" w:hAnsiTheme="minorHAnsi" w:cstheme="minorHAnsi"/>
          <w:sz w:val="22"/>
          <w:szCs w:val="22"/>
        </w:rPr>
        <w:t xml:space="preserve"> only a few deposits </w:t>
      </w:r>
      <w:r w:rsidR="00912C2A" w:rsidRPr="00912C2A">
        <w:rPr>
          <w:rFonts w:asciiTheme="minorHAnsi" w:hAnsiTheme="minorHAnsi" w:cstheme="minorHAnsi"/>
          <w:sz w:val="22"/>
          <w:szCs w:val="22"/>
        </w:rPr>
        <w:t xml:space="preserve">may be known </w:t>
      </w:r>
      <w:r w:rsidR="00A56FAC" w:rsidRPr="00A9426F">
        <w:rPr>
          <w:rFonts w:asciiTheme="minorHAnsi" w:hAnsiTheme="minorHAnsi" w:cstheme="minorHAnsi"/>
          <w:sz w:val="22"/>
          <w:szCs w:val="22"/>
        </w:rPr>
        <w:t>for a given mineral system</w:t>
      </w:r>
      <w:r w:rsidR="00912C2A">
        <w:rPr>
          <w:rFonts w:asciiTheme="minorHAnsi" w:hAnsiTheme="minorHAnsi" w:cstheme="minorHAnsi"/>
          <w:sz w:val="22"/>
          <w:szCs w:val="22"/>
        </w:rPr>
        <w:t xml:space="preserve"> </w:t>
      </w:r>
      <w:r w:rsidR="00337CDD" w:rsidRPr="00A9426F">
        <w:rPr>
          <w:rFonts w:asciiTheme="minorHAnsi" w:hAnsiTheme="minorHAnsi" w:cstheme="minorHAnsi"/>
          <w:noProof/>
          <w:color w:val="000000"/>
          <w:sz w:val="22"/>
          <w:szCs w:val="22"/>
        </w:rPr>
        <w:fldChar w:fldCharType="begin"/>
      </w:r>
      <w:r w:rsidR="00337CDD" w:rsidRPr="00A9426F">
        <w:rPr>
          <w:rFonts w:asciiTheme="minorHAnsi" w:hAnsiTheme="minorHAnsi" w:cstheme="minorHAnsi"/>
          <w:noProof/>
          <w:color w:val="000000"/>
          <w:sz w:val="22"/>
          <w:szCs w:val="22"/>
        </w:rPr>
        <w:instrText xml:space="preserve"> ADDIN ZOTERO_ITEM CSL_CITATION {"citationID":"ewfbtDwW","properties":{"formattedCitation":"(Chen &amp; Wu, 2017; Xiong &amp; Zuo, 2021)","plainCitation":"(Chen &amp; Wu, 2017; Xiong &amp; Zuo, 2021)","noteIndex":0},"citationItems":[{"id":337,"uris":["http://zotero.org/users/11882662/items/2RVBJRCP"],"itemData":{"id":337,"type":"article-journal","container-title":"Australian Journal of Earth Sciences","DOI":"10.1080/08120099.2017.1328705","ISSN":"0812-0099, 1440-0952","issue":"5","journalAbbreviation":"Australian Journal of Earth Sciences","language":"en","page":"639-651","source":"DOI.org (Crossref)","title":"Mapping mineral prospectivity by using one-class support vector machine to identify multivariate geological anomalies from digital geological survey data","URL":"https://www.tandfonline.com/doi/full/10.1080/08120099.2017.1328705","volume":"64","author":[{"family":"Chen","given":"Y."},{"family":"Wu","given":"W."}],"accessed":{"date-parts":[["2026",3,31]]},"issued":{"date-parts":[["2017",7,4]]}}},{"id":338,"uris":["http://zotero.org/users/11882662/items/D6TBPRCS"],"itemData":{"id":338,"type":"article-journal","container-title":"Computers &amp; Geosciences","DOI":"10.1016/j.cageo.2020.104667","ISSN":"00983004","journalAbbreviation":"Computers &amp; Geosciences","language":"en","page":"104667","source":"DOI.org (Crossref)","title":"A positive and unlabeled learning algorithm for mineral prospectivity mapping","URL":"https://linkinghub.elsevier.com/retrieve/pii/S0098300420306397","volume":"147","author":[{"family":"Xiong","given":"Yihui"},{"family":"Zuo","given":"Renguang"}],"accessed":{"date-parts":[["2026",3,31]]},"issued":{"date-parts":[["2021",2]]}}}],"schema":"https://github.com/citation-style-language/schema/raw/master/csl-citation.json"} </w:instrText>
      </w:r>
      <w:r w:rsidR="00337CDD" w:rsidRPr="00A9426F">
        <w:rPr>
          <w:rFonts w:asciiTheme="minorHAnsi" w:hAnsiTheme="minorHAnsi" w:cstheme="minorHAnsi"/>
          <w:noProof/>
          <w:color w:val="000000"/>
          <w:sz w:val="22"/>
          <w:szCs w:val="22"/>
        </w:rPr>
        <w:fldChar w:fldCharType="separate"/>
      </w:r>
      <w:r w:rsidR="00337CDD" w:rsidRPr="00A9426F">
        <w:rPr>
          <w:rFonts w:asciiTheme="minorHAnsi" w:hAnsiTheme="minorHAnsi" w:cstheme="minorHAnsi"/>
          <w:noProof/>
          <w:color w:val="000000"/>
          <w:sz w:val="22"/>
          <w:szCs w:val="22"/>
        </w:rPr>
        <w:t>(Chen &amp; Wu, 2017; Xiong &amp; Zuo, 2021)</w:t>
      </w:r>
      <w:r w:rsidR="00337CDD" w:rsidRPr="00A9426F">
        <w:rPr>
          <w:rFonts w:asciiTheme="minorHAnsi" w:hAnsiTheme="minorHAnsi" w:cstheme="minorHAnsi"/>
          <w:noProof/>
          <w:color w:val="000000"/>
          <w:sz w:val="22"/>
          <w:szCs w:val="22"/>
        </w:rPr>
        <w:fldChar w:fldCharType="end"/>
      </w:r>
      <w:r w:rsidR="00A56FAC" w:rsidRPr="00A9426F">
        <w:rPr>
          <w:rFonts w:asciiTheme="minorHAnsi" w:hAnsiTheme="minorHAnsi" w:cstheme="minorHAnsi"/>
          <w:color w:val="000000"/>
          <w:sz w:val="22"/>
          <w:szCs w:val="22"/>
        </w:rPr>
        <w:t xml:space="preserve">. </w:t>
      </w:r>
      <w:r w:rsidR="00337CDD" w:rsidRPr="00A9426F">
        <w:rPr>
          <w:rFonts w:asciiTheme="minorHAnsi" w:hAnsiTheme="minorHAnsi" w:cstheme="minorHAnsi"/>
          <w:color w:val="000000"/>
          <w:sz w:val="22"/>
          <w:szCs w:val="22"/>
        </w:rPr>
        <w:t xml:space="preserve"> </w:t>
      </w:r>
      <w:r w:rsidR="00912374" w:rsidRPr="00912374">
        <w:rPr>
          <w:rFonts w:asciiTheme="minorHAnsi" w:hAnsiTheme="minorHAnsi" w:cstheme="minorHAnsi"/>
          <w:color w:val="000000"/>
          <w:sz w:val="22"/>
          <w:szCs w:val="22"/>
        </w:rPr>
        <w:t xml:space="preserve">Second, known deposits can be used as spatial geophysical signatures, rather than only as labeled locations. </w:t>
      </w:r>
      <w:r w:rsidR="007957E0">
        <w:rPr>
          <w:rFonts w:asciiTheme="minorHAnsi" w:hAnsiTheme="minorHAnsi" w:cstheme="minorHAnsi"/>
          <w:color w:val="000000"/>
          <w:sz w:val="22"/>
          <w:szCs w:val="22"/>
        </w:rPr>
        <w:t>The</w:t>
      </w:r>
      <w:r w:rsidR="00394FBF">
        <w:rPr>
          <w:rFonts w:asciiTheme="minorHAnsi" w:hAnsiTheme="minorHAnsi" w:cstheme="minorHAnsi"/>
          <w:color w:val="000000"/>
          <w:sz w:val="22"/>
          <w:szCs w:val="22"/>
        </w:rPr>
        <w:t xml:space="preserve"> 2D</w:t>
      </w:r>
      <w:r w:rsidR="00912374" w:rsidRPr="00912374">
        <w:rPr>
          <w:rFonts w:asciiTheme="minorHAnsi" w:hAnsiTheme="minorHAnsi" w:cstheme="minorHAnsi"/>
          <w:color w:val="000000"/>
          <w:sz w:val="22"/>
          <w:szCs w:val="22"/>
        </w:rPr>
        <w:t xml:space="preserve"> geometry </w:t>
      </w:r>
      <w:r w:rsidR="00394FBF">
        <w:rPr>
          <w:rFonts w:asciiTheme="minorHAnsi" w:hAnsiTheme="minorHAnsi" w:cstheme="minorHAnsi"/>
          <w:color w:val="000000"/>
          <w:sz w:val="22"/>
          <w:szCs w:val="22"/>
        </w:rPr>
        <w:t>of the geophysical signal</w:t>
      </w:r>
      <w:r w:rsidR="00912374" w:rsidRPr="00912374">
        <w:rPr>
          <w:rFonts w:asciiTheme="minorHAnsi" w:hAnsiTheme="minorHAnsi" w:cstheme="minorHAnsi"/>
          <w:color w:val="000000"/>
          <w:sz w:val="22"/>
          <w:szCs w:val="22"/>
        </w:rPr>
        <w:t xml:space="preserve"> </w:t>
      </w:r>
      <w:r w:rsidR="00394FBF">
        <w:rPr>
          <w:rFonts w:asciiTheme="minorHAnsi" w:hAnsiTheme="minorHAnsi" w:cstheme="minorHAnsi"/>
          <w:color w:val="000000"/>
          <w:sz w:val="22"/>
          <w:szCs w:val="22"/>
        </w:rPr>
        <w:t xml:space="preserve">may </w:t>
      </w:r>
      <w:r w:rsidR="00912374" w:rsidRPr="00912374">
        <w:rPr>
          <w:rFonts w:asciiTheme="minorHAnsi" w:hAnsiTheme="minorHAnsi" w:cstheme="minorHAnsi"/>
          <w:color w:val="000000"/>
          <w:sz w:val="22"/>
          <w:szCs w:val="22"/>
        </w:rPr>
        <w:t>contain important</w:t>
      </w:r>
      <w:r w:rsidR="00A5329C" w:rsidRPr="00A9426F">
        <w:rPr>
          <w:rFonts w:asciiTheme="minorHAnsi" w:hAnsiTheme="minorHAnsi" w:cstheme="minorHAnsi"/>
          <w:color w:val="000000"/>
          <w:sz w:val="22"/>
          <w:szCs w:val="22"/>
        </w:rPr>
        <w:t xml:space="preserve"> information for identifying analogous mineralization </w:t>
      </w:r>
      <w:r w:rsidR="00137AA2" w:rsidRPr="00A9426F">
        <w:rPr>
          <w:rFonts w:asciiTheme="minorHAnsi" w:hAnsiTheme="minorHAnsi" w:cstheme="minorHAnsi"/>
          <w:color w:val="000000"/>
          <w:sz w:val="22"/>
          <w:szCs w:val="22"/>
        </w:rPr>
        <w:fldChar w:fldCharType="begin"/>
      </w:r>
      <w:r w:rsidR="00137AA2" w:rsidRPr="00A9426F">
        <w:rPr>
          <w:rFonts w:asciiTheme="minorHAnsi" w:hAnsiTheme="minorHAnsi" w:cstheme="minorHAnsi"/>
          <w:color w:val="000000"/>
          <w:sz w:val="22"/>
          <w:szCs w:val="22"/>
        </w:rPr>
        <w:instrText xml:space="preserve"> ADDIN ZOTERO_ITEM CSL_CITATION {"citationID":"X8cDifQ1","properties":{"formattedCitation":"(Yu et al., 2024)","plainCitation":"(Yu et al., 2024)","noteIndex":0},"citationItems":[{"id":339,"uris":["http://zotero.org/users/11882662/items/ENFQ64EB"],"itemData":{"id":339,"type":"article-journal","container-title":"Natural Resources Research","DOI":"10.1007/s11053-024-10328-2","ISSN":"1520-7439, 1573-8981","issue":"3","journalAbbreviation":"Nat Resour Res","language":"en","page":"1025-1048","source":"DOI.org (Crossref)","title":"Data-Driven Mineral Prospectivity Mapping Based on Known Deposits Using Association Rules","URL":"https://link.springer.com/10.1007/s11053-024-10328-2","volume":"33","author":[{"family":"Yu","given":"Xiaotong"},{"family":"Yu","given":"Pengpeng"},{"family":"Wang","given":"Kunyi"},{"family":"Cao","given":"Wei"},{"family":"Zhou","given":"Yongzhang"}],"accessed":{"date-parts":[["2026",3,31]]},"issued":{"date-parts":[["2024",6]]}}}],"schema":"https://github.com/citation-style-language/schema/raw/master/csl-citation.json"} </w:instrText>
      </w:r>
      <w:r w:rsidR="00137AA2" w:rsidRPr="00A9426F">
        <w:rPr>
          <w:rFonts w:asciiTheme="minorHAnsi" w:hAnsiTheme="minorHAnsi" w:cstheme="minorHAnsi"/>
          <w:color w:val="000000"/>
          <w:sz w:val="22"/>
          <w:szCs w:val="22"/>
        </w:rPr>
        <w:fldChar w:fldCharType="separate"/>
      </w:r>
      <w:r w:rsidR="00137AA2" w:rsidRPr="00A9426F">
        <w:rPr>
          <w:rFonts w:asciiTheme="minorHAnsi" w:hAnsiTheme="minorHAnsi" w:cstheme="minorHAnsi"/>
          <w:noProof/>
          <w:color w:val="000000"/>
          <w:sz w:val="22"/>
          <w:szCs w:val="22"/>
        </w:rPr>
        <w:t>(Yu et al., 2024)</w:t>
      </w:r>
      <w:r w:rsidR="00137AA2" w:rsidRPr="00A9426F">
        <w:rPr>
          <w:rFonts w:asciiTheme="minorHAnsi" w:hAnsiTheme="minorHAnsi" w:cstheme="minorHAnsi"/>
          <w:color w:val="000000"/>
          <w:sz w:val="22"/>
          <w:szCs w:val="22"/>
        </w:rPr>
        <w:fldChar w:fldCharType="end"/>
      </w:r>
      <w:r w:rsidR="00137AA2" w:rsidRPr="00A9426F">
        <w:rPr>
          <w:rFonts w:asciiTheme="minorHAnsi" w:hAnsiTheme="minorHAnsi" w:cstheme="minorHAnsi"/>
          <w:color w:val="000000"/>
          <w:sz w:val="22"/>
          <w:szCs w:val="22"/>
        </w:rPr>
        <w:t>.</w:t>
      </w:r>
      <w:r w:rsidR="005617D8" w:rsidRPr="00A9426F">
        <w:rPr>
          <w:rFonts w:asciiTheme="minorHAnsi" w:hAnsiTheme="minorHAnsi" w:cstheme="minorHAnsi"/>
          <w:color w:val="000000"/>
          <w:sz w:val="22"/>
          <w:szCs w:val="22"/>
        </w:rPr>
        <w:t xml:space="preserve"> </w:t>
      </w:r>
      <w:r w:rsidR="00460C4B" w:rsidRPr="00460C4B">
        <w:rPr>
          <w:rFonts w:asciiTheme="minorHAnsi" w:hAnsiTheme="minorHAnsi" w:cstheme="minorHAnsi"/>
          <w:color w:val="000000"/>
          <w:sz w:val="22"/>
          <w:szCs w:val="22"/>
        </w:rPr>
        <w:t>Together, these opportunities motivate methods that work with few</w:t>
      </w:r>
      <w:r w:rsidR="00394FBF">
        <w:rPr>
          <w:rFonts w:asciiTheme="minorHAnsi" w:hAnsiTheme="minorHAnsi" w:cstheme="minorHAnsi"/>
          <w:color w:val="000000"/>
          <w:sz w:val="22"/>
          <w:szCs w:val="22"/>
        </w:rPr>
        <w:t xml:space="preserve"> (</w:t>
      </w:r>
      <w:r w:rsidR="00CB1848">
        <w:rPr>
          <w:rFonts w:asciiTheme="minorHAnsi" w:hAnsiTheme="minorHAnsi" w:cstheme="minorHAnsi"/>
          <w:color w:val="000000"/>
          <w:sz w:val="22"/>
          <w:szCs w:val="22"/>
        </w:rPr>
        <w:t>fewer</w:t>
      </w:r>
      <w:r w:rsidR="00394FBF">
        <w:rPr>
          <w:rFonts w:asciiTheme="minorHAnsi" w:hAnsiTheme="minorHAnsi" w:cstheme="minorHAnsi"/>
          <w:color w:val="000000"/>
          <w:sz w:val="22"/>
          <w:szCs w:val="22"/>
        </w:rPr>
        <w:t xml:space="preserve"> than 10)</w:t>
      </w:r>
      <w:r w:rsidR="00460C4B" w:rsidRPr="00460C4B">
        <w:rPr>
          <w:rFonts w:asciiTheme="minorHAnsi" w:hAnsiTheme="minorHAnsi" w:cstheme="minorHAnsi"/>
          <w:color w:val="000000"/>
          <w:sz w:val="22"/>
          <w:szCs w:val="22"/>
        </w:rPr>
        <w:t xml:space="preserve"> labeled examples </w:t>
      </w:r>
      <w:r w:rsidR="00394FBF">
        <w:rPr>
          <w:rFonts w:asciiTheme="minorHAnsi" w:hAnsiTheme="minorHAnsi" w:cstheme="minorHAnsi"/>
          <w:color w:val="000000"/>
          <w:sz w:val="22"/>
          <w:szCs w:val="22"/>
        </w:rPr>
        <w:t>by leveraging</w:t>
      </w:r>
      <w:r w:rsidR="00460C4B" w:rsidRPr="00460C4B">
        <w:rPr>
          <w:rFonts w:asciiTheme="minorHAnsi" w:hAnsiTheme="minorHAnsi" w:cstheme="minorHAnsi"/>
          <w:color w:val="000000"/>
          <w:sz w:val="22"/>
          <w:szCs w:val="22"/>
        </w:rPr>
        <w:t xml:space="preserve"> </w:t>
      </w:r>
      <w:r w:rsidR="00394FBF">
        <w:rPr>
          <w:rFonts w:asciiTheme="minorHAnsi" w:hAnsiTheme="minorHAnsi" w:cstheme="minorHAnsi"/>
          <w:color w:val="000000"/>
          <w:sz w:val="22"/>
          <w:szCs w:val="22"/>
        </w:rPr>
        <w:t>the geometry of the deposit</w:t>
      </w:r>
      <w:r w:rsidR="00460C4B" w:rsidRPr="00460C4B">
        <w:rPr>
          <w:rFonts w:asciiTheme="minorHAnsi" w:hAnsiTheme="minorHAnsi" w:cstheme="minorHAnsi"/>
          <w:color w:val="000000"/>
          <w:sz w:val="22"/>
          <w:szCs w:val="22"/>
        </w:rPr>
        <w:t xml:space="preserve">, </w:t>
      </w:r>
      <w:r w:rsidR="00CB1848">
        <w:rPr>
          <w:rFonts w:asciiTheme="minorHAnsi" w:hAnsiTheme="minorHAnsi" w:cstheme="minorHAnsi"/>
          <w:color w:val="000000"/>
          <w:sz w:val="22"/>
          <w:szCs w:val="22"/>
        </w:rPr>
        <w:t xml:space="preserve">rather than </w:t>
      </w:r>
      <w:r w:rsidR="00D77327">
        <w:rPr>
          <w:rFonts w:asciiTheme="minorHAnsi" w:hAnsiTheme="minorHAnsi" w:cstheme="minorHAnsi"/>
          <w:color w:val="000000"/>
          <w:sz w:val="22"/>
          <w:szCs w:val="22"/>
        </w:rPr>
        <w:t>simply its location as a single label</w:t>
      </w:r>
      <w:r w:rsidR="00460C4B" w:rsidRPr="00460C4B">
        <w:rPr>
          <w:rFonts w:asciiTheme="minorHAnsi" w:hAnsiTheme="minorHAnsi" w:cstheme="minorHAnsi"/>
          <w:color w:val="000000"/>
          <w:sz w:val="22"/>
          <w:szCs w:val="22"/>
        </w:rPr>
        <w:t>.</w:t>
      </w:r>
      <w:ins w:id="6" w:author="Microsoft Word" w:date="2026-06-24T16:24:00Z" w16du:dateUtc="2026-06-24T21:24:00Z">
        <w:r w:rsidR="00630A78" w:rsidRPr="00630A78">
          <w:rPr>
            <w:rFonts w:asciiTheme="minorHAnsi" w:hAnsiTheme="minorHAnsi" w:cstheme="minorHAnsi"/>
            <w:color w:val="000000"/>
            <w:sz w:val="22"/>
            <w:szCs w:val="22"/>
          </w:rPr>
          <w:t>This creates a need for methods that can operate with few labeled examples and make fuller use of the spatial information contained in each known deposit, beyond its location alone.</w:t>
        </w:r>
      </w:ins>
    </w:p>
    <w:p w14:paraId="3FCDA75D" w14:textId="47E4407D" w:rsidR="001232A5" w:rsidRPr="00A9426F" w:rsidRDefault="004A1E87" w:rsidP="00650561">
      <w:pPr>
        <w:spacing w:before="240" w:after="240"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This paper proposes a method that first</w:t>
      </w:r>
      <w:r w:rsidR="008446E8">
        <w:rPr>
          <w:rFonts w:asciiTheme="minorHAnsi" w:hAnsiTheme="minorHAnsi" w:cstheme="minorHAnsi"/>
          <w:color w:val="000000"/>
          <w:sz w:val="22"/>
          <w:szCs w:val="22"/>
        </w:rPr>
        <w:t xml:space="preserve"> learn</w:t>
      </w:r>
      <w:r w:rsidR="002D3F89">
        <w:rPr>
          <w:rFonts w:asciiTheme="minorHAnsi" w:hAnsiTheme="minorHAnsi" w:cstheme="minorHAnsi"/>
          <w:color w:val="000000"/>
          <w:sz w:val="22"/>
          <w:szCs w:val="22"/>
        </w:rPr>
        <w:t>s</w:t>
      </w:r>
      <w:r w:rsidR="008446E8">
        <w:rPr>
          <w:rFonts w:asciiTheme="minorHAnsi" w:hAnsiTheme="minorHAnsi" w:cstheme="minorHAnsi"/>
          <w:color w:val="000000"/>
          <w:sz w:val="22"/>
          <w:szCs w:val="22"/>
        </w:rPr>
        <w:t xml:space="preserve"> the relationship between the geometry of a </w:t>
      </w:r>
      <w:r w:rsidR="004721E0">
        <w:rPr>
          <w:rFonts w:asciiTheme="minorHAnsi" w:hAnsiTheme="minorHAnsi" w:cstheme="minorHAnsi"/>
          <w:color w:val="000000"/>
          <w:sz w:val="22"/>
          <w:szCs w:val="22"/>
        </w:rPr>
        <w:t xml:space="preserve">known </w:t>
      </w:r>
      <w:r w:rsidR="008446E8">
        <w:rPr>
          <w:rFonts w:asciiTheme="minorHAnsi" w:hAnsiTheme="minorHAnsi" w:cstheme="minorHAnsi"/>
          <w:color w:val="000000"/>
          <w:sz w:val="22"/>
          <w:szCs w:val="22"/>
        </w:rPr>
        <w:t>deposit</w:t>
      </w:r>
      <w:r w:rsidR="003971D0">
        <w:rPr>
          <w:rFonts w:asciiTheme="minorHAnsi" w:hAnsiTheme="minorHAnsi" w:cstheme="minorHAnsi"/>
          <w:color w:val="000000"/>
          <w:sz w:val="22"/>
          <w:szCs w:val="22"/>
        </w:rPr>
        <w:t xml:space="preserve"> and the overlapping</w:t>
      </w:r>
      <w:r w:rsidR="00012062">
        <w:rPr>
          <w:rFonts w:asciiTheme="minorHAnsi" w:hAnsiTheme="minorHAnsi" w:cstheme="minorHAnsi"/>
          <w:color w:val="000000"/>
          <w:sz w:val="22"/>
          <w:szCs w:val="22"/>
        </w:rPr>
        <w:t xml:space="preserve"> </w:t>
      </w:r>
      <w:r w:rsidR="00146BE5" w:rsidRPr="00A9426F">
        <w:rPr>
          <w:rFonts w:asciiTheme="minorHAnsi" w:hAnsiTheme="minorHAnsi" w:cstheme="minorHAnsi"/>
          <w:color w:val="000000"/>
          <w:sz w:val="22"/>
          <w:szCs w:val="22"/>
        </w:rPr>
        <w:t xml:space="preserve">multivariate geophysical </w:t>
      </w:r>
      <w:r w:rsidR="0026092A">
        <w:rPr>
          <w:rFonts w:asciiTheme="minorHAnsi" w:hAnsiTheme="minorHAnsi" w:cstheme="minorHAnsi"/>
          <w:color w:val="000000"/>
          <w:sz w:val="22"/>
          <w:szCs w:val="22"/>
        </w:rPr>
        <w:t>signal</w:t>
      </w:r>
      <w:r w:rsidR="003971D0">
        <w:rPr>
          <w:rFonts w:asciiTheme="minorHAnsi" w:hAnsiTheme="minorHAnsi" w:cstheme="minorHAnsi"/>
          <w:color w:val="000000"/>
          <w:sz w:val="22"/>
          <w:szCs w:val="22"/>
        </w:rPr>
        <w:t xml:space="preserve">. We </w:t>
      </w:r>
      <w:r w:rsidR="00543C2B">
        <w:rPr>
          <w:rFonts w:asciiTheme="minorHAnsi" w:hAnsiTheme="minorHAnsi" w:cstheme="minorHAnsi"/>
          <w:color w:val="000000"/>
          <w:sz w:val="22"/>
          <w:szCs w:val="22"/>
        </w:rPr>
        <w:t>aim to</w:t>
      </w:r>
      <w:r w:rsidR="003971D0">
        <w:rPr>
          <w:rFonts w:asciiTheme="minorHAnsi" w:hAnsiTheme="minorHAnsi" w:cstheme="minorHAnsi"/>
          <w:color w:val="000000"/>
          <w:sz w:val="22"/>
          <w:szCs w:val="22"/>
        </w:rPr>
        <w:t xml:space="preserve"> show that this learning can be achieved </w:t>
      </w:r>
      <w:r w:rsidR="00D6039B">
        <w:rPr>
          <w:rFonts w:asciiTheme="minorHAnsi" w:hAnsiTheme="minorHAnsi" w:cstheme="minorHAnsi"/>
          <w:color w:val="000000"/>
          <w:sz w:val="22"/>
          <w:szCs w:val="22"/>
        </w:rPr>
        <w:t>by using</w:t>
      </w:r>
      <w:r w:rsidR="003971D0">
        <w:rPr>
          <w:rFonts w:asciiTheme="minorHAnsi" w:hAnsiTheme="minorHAnsi" w:cstheme="minorHAnsi"/>
          <w:color w:val="000000"/>
          <w:sz w:val="22"/>
          <w:szCs w:val="22"/>
        </w:rPr>
        <w:t xml:space="preserve"> </w:t>
      </w:r>
      <w:r w:rsidR="001D35B0">
        <w:rPr>
          <w:rFonts w:asciiTheme="minorHAnsi" w:hAnsiTheme="minorHAnsi" w:cstheme="minorHAnsi"/>
          <w:color w:val="000000"/>
          <w:sz w:val="22"/>
          <w:szCs w:val="22"/>
        </w:rPr>
        <w:t xml:space="preserve">the geometry of </w:t>
      </w:r>
      <w:r w:rsidR="002D3F89">
        <w:rPr>
          <w:rFonts w:asciiTheme="minorHAnsi" w:hAnsiTheme="minorHAnsi" w:cstheme="minorHAnsi"/>
          <w:color w:val="000000"/>
          <w:sz w:val="22"/>
          <w:szCs w:val="22"/>
        </w:rPr>
        <w:t>a</w:t>
      </w:r>
      <w:r w:rsidR="001D35B0">
        <w:rPr>
          <w:rFonts w:asciiTheme="minorHAnsi" w:hAnsiTheme="minorHAnsi" w:cstheme="minorHAnsi"/>
          <w:color w:val="000000"/>
          <w:sz w:val="22"/>
          <w:szCs w:val="22"/>
        </w:rPr>
        <w:t xml:space="preserve"> </w:t>
      </w:r>
      <w:r w:rsidR="00D6039B">
        <w:rPr>
          <w:rFonts w:asciiTheme="minorHAnsi" w:hAnsiTheme="minorHAnsi" w:cstheme="minorHAnsi"/>
          <w:color w:val="000000"/>
          <w:sz w:val="22"/>
          <w:szCs w:val="22"/>
        </w:rPr>
        <w:t xml:space="preserve">single </w:t>
      </w:r>
      <w:r w:rsidR="004721E0">
        <w:rPr>
          <w:rFonts w:asciiTheme="minorHAnsi" w:hAnsiTheme="minorHAnsi" w:cstheme="minorHAnsi"/>
          <w:color w:val="000000"/>
          <w:sz w:val="22"/>
          <w:szCs w:val="22"/>
        </w:rPr>
        <w:t>known deposit</w:t>
      </w:r>
      <w:r w:rsidR="001D35B0">
        <w:rPr>
          <w:rFonts w:asciiTheme="minorHAnsi" w:hAnsiTheme="minorHAnsi" w:cstheme="minorHAnsi"/>
          <w:color w:val="000000"/>
          <w:sz w:val="22"/>
          <w:szCs w:val="22"/>
        </w:rPr>
        <w:t>. Then the method searches</w:t>
      </w:r>
      <w:r w:rsidR="00D6039B">
        <w:rPr>
          <w:rFonts w:asciiTheme="minorHAnsi" w:hAnsiTheme="minorHAnsi" w:cstheme="minorHAnsi"/>
          <w:color w:val="000000"/>
          <w:sz w:val="22"/>
          <w:szCs w:val="22"/>
        </w:rPr>
        <w:t>,</w:t>
      </w:r>
      <w:r w:rsidR="001D35B0">
        <w:rPr>
          <w:rFonts w:asciiTheme="minorHAnsi" w:hAnsiTheme="minorHAnsi" w:cstheme="minorHAnsi"/>
          <w:color w:val="000000"/>
          <w:sz w:val="22"/>
          <w:szCs w:val="22"/>
        </w:rPr>
        <w:t xml:space="preserve"> </w:t>
      </w:r>
      <w:r w:rsidR="00D6039B">
        <w:rPr>
          <w:rFonts w:asciiTheme="minorHAnsi" w:hAnsiTheme="minorHAnsi" w:cstheme="minorHAnsi"/>
          <w:color w:val="000000"/>
          <w:sz w:val="22"/>
          <w:szCs w:val="22"/>
        </w:rPr>
        <w:t>within the same mineral systems</w:t>
      </w:r>
      <w:r w:rsidR="002D3F89">
        <w:rPr>
          <w:rFonts w:asciiTheme="minorHAnsi" w:hAnsiTheme="minorHAnsi" w:cstheme="minorHAnsi"/>
          <w:color w:val="000000"/>
          <w:sz w:val="22"/>
          <w:szCs w:val="22"/>
        </w:rPr>
        <w:t>,</w:t>
      </w:r>
      <w:r w:rsidR="00D6039B">
        <w:rPr>
          <w:rFonts w:asciiTheme="minorHAnsi" w:hAnsiTheme="minorHAnsi" w:cstheme="minorHAnsi"/>
          <w:color w:val="000000"/>
          <w:sz w:val="22"/>
          <w:szCs w:val="22"/>
        </w:rPr>
        <w:t xml:space="preserve"> for the same </w:t>
      </w:r>
      <w:r w:rsidR="008D6B27" w:rsidRPr="00A9426F">
        <w:rPr>
          <w:rFonts w:asciiTheme="minorHAnsi" w:hAnsiTheme="minorHAnsi" w:cstheme="minorHAnsi"/>
          <w:color w:val="000000"/>
          <w:sz w:val="22"/>
          <w:szCs w:val="22"/>
        </w:rPr>
        <w:t xml:space="preserve">multivariate geophysical </w:t>
      </w:r>
      <w:r w:rsidR="008D6B27">
        <w:rPr>
          <w:rFonts w:asciiTheme="minorHAnsi" w:hAnsiTheme="minorHAnsi" w:cstheme="minorHAnsi"/>
          <w:color w:val="000000"/>
          <w:sz w:val="22"/>
          <w:szCs w:val="22"/>
        </w:rPr>
        <w:t>signal.</w:t>
      </w:r>
      <w:r w:rsidR="00AC5F62">
        <w:rPr>
          <w:rFonts w:asciiTheme="minorHAnsi" w:hAnsiTheme="minorHAnsi" w:cstheme="minorHAnsi"/>
          <w:color w:val="000000"/>
          <w:sz w:val="22"/>
          <w:szCs w:val="22"/>
        </w:rPr>
        <w:t xml:space="preserve"> </w:t>
      </w:r>
      <w:r w:rsidR="00015E9E">
        <w:rPr>
          <w:rFonts w:asciiTheme="minorHAnsi" w:hAnsiTheme="minorHAnsi" w:cstheme="minorHAnsi"/>
          <w:color w:val="000000"/>
          <w:sz w:val="22"/>
          <w:szCs w:val="22"/>
        </w:rPr>
        <w:t>As such, t</w:t>
      </w:r>
      <w:r w:rsidR="00105EC2" w:rsidRPr="00A9426F">
        <w:rPr>
          <w:rFonts w:asciiTheme="minorHAnsi" w:hAnsiTheme="minorHAnsi" w:cstheme="minorHAnsi"/>
          <w:color w:val="000000"/>
          <w:sz w:val="22"/>
          <w:szCs w:val="22"/>
        </w:rPr>
        <w:t xml:space="preserve">he method </w:t>
      </w:r>
      <w:r w:rsidR="00E070EE" w:rsidRPr="00A9426F">
        <w:rPr>
          <w:rFonts w:asciiTheme="minorHAnsi" w:hAnsiTheme="minorHAnsi" w:cstheme="minorHAnsi"/>
          <w:color w:val="000000"/>
          <w:sz w:val="22"/>
          <w:szCs w:val="22"/>
        </w:rPr>
        <w:t xml:space="preserve">aims to </w:t>
      </w:r>
      <w:r w:rsidR="00105EC2" w:rsidRPr="00A9426F">
        <w:rPr>
          <w:rFonts w:asciiTheme="minorHAnsi" w:hAnsiTheme="minorHAnsi" w:cstheme="minorHAnsi"/>
          <w:color w:val="000000"/>
          <w:sz w:val="22"/>
          <w:szCs w:val="22"/>
        </w:rPr>
        <w:t xml:space="preserve">rank other </w:t>
      </w:r>
      <w:r w:rsidR="00015E9E">
        <w:rPr>
          <w:rFonts w:asciiTheme="minorHAnsi" w:hAnsiTheme="minorHAnsi" w:cstheme="minorHAnsi"/>
          <w:color w:val="000000"/>
          <w:sz w:val="22"/>
          <w:szCs w:val="22"/>
        </w:rPr>
        <w:t>targets</w:t>
      </w:r>
      <w:r w:rsidR="00105EC2" w:rsidRPr="00A9426F">
        <w:rPr>
          <w:rFonts w:asciiTheme="minorHAnsi" w:hAnsiTheme="minorHAnsi" w:cstheme="minorHAnsi"/>
          <w:color w:val="000000"/>
          <w:sz w:val="22"/>
          <w:szCs w:val="22"/>
        </w:rPr>
        <w:t xml:space="preserve"> based on how closely their </w:t>
      </w:r>
      <w:r w:rsidR="00012062">
        <w:rPr>
          <w:rFonts w:asciiTheme="minorHAnsi" w:hAnsiTheme="minorHAnsi" w:cstheme="minorHAnsi"/>
          <w:color w:val="000000"/>
          <w:sz w:val="22"/>
          <w:szCs w:val="22"/>
        </w:rPr>
        <w:t xml:space="preserve">geometry </w:t>
      </w:r>
      <w:r w:rsidR="00E47A03" w:rsidRPr="00A9426F">
        <w:rPr>
          <w:rFonts w:asciiTheme="minorHAnsi" w:hAnsiTheme="minorHAnsi" w:cstheme="minorHAnsi"/>
          <w:color w:val="000000"/>
          <w:sz w:val="22"/>
          <w:szCs w:val="22"/>
        </w:rPr>
        <w:t xml:space="preserve">across multi-variate datasets </w:t>
      </w:r>
      <w:r w:rsidR="00105EC2" w:rsidRPr="00A9426F">
        <w:rPr>
          <w:rFonts w:asciiTheme="minorHAnsi" w:hAnsiTheme="minorHAnsi" w:cstheme="minorHAnsi"/>
          <w:color w:val="000000"/>
          <w:sz w:val="22"/>
          <w:szCs w:val="22"/>
        </w:rPr>
        <w:t xml:space="preserve">matches the known deposit </w:t>
      </w:r>
      <w:r w:rsidR="0032154A">
        <w:rPr>
          <w:rFonts w:asciiTheme="minorHAnsi" w:hAnsiTheme="minorHAnsi" w:cstheme="minorHAnsi"/>
          <w:color w:val="000000"/>
          <w:sz w:val="22"/>
          <w:szCs w:val="22"/>
        </w:rPr>
        <w:t>geometry.</w:t>
      </w:r>
    </w:p>
    <w:p w14:paraId="3D143C29" w14:textId="31EEEFA0" w:rsidR="00392DB7" w:rsidRPr="00A9426F" w:rsidRDefault="001232A5" w:rsidP="00650561">
      <w:pPr>
        <w:spacing w:before="240" w:line="276" w:lineRule="auto"/>
        <w:jc w:val="both"/>
        <w:rPr>
          <w:rFonts w:asciiTheme="minorHAnsi" w:hAnsiTheme="minorHAnsi" w:cstheme="minorHAnsi"/>
          <w:sz w:val="22"/>
          <w:szCs w:val="22"/>
        </w:rPr>
      </w:pPr>
      <w:r w:rsidRPr="00A9426F">
        <w:rPr>
          <w:rFonts w:asciiTheme="minorHAnsi" w:hAnsiTheme="minorHAnsi" w:cstheme="minorHAnsi"/>
          <w:sz w:val="22"/>
          <w:szCs w:val="22"/>
        </w:rPr>
        <w:t>We inten</w:t>
      </w:r>
      <w:r w:rsidR="00D376B6" w:rsidRPr="00A9426F">
        <w:rPr>
          <w:rFonts w:asciiTheme="minorHAnsi" w:hAnsiTheme="minorHAnsi" w:cstheme="minorHAnsi"/>
          <w:sz w:val="22"/>
          <w:szCs w:val="22"/>
        </w:rPr>
        <w:t>d</w:t>
      </w:r>
      <w:r w:rsidRPr="00A9426F">
        <w:rPr>
          <w:rFonts w:asciiTheme="minorHAnsi" w:hAnsiTheme="minorHAnsi" w:cstheme="minorHAnsi"/>
          <w:sz w:val="22"/>
          <w:szCs w:val="22"/>
        </w:rPr>
        <w:t xml:space="preserve"> to show </w:t>
      </w:r>
      <w:r w:rsidR="00D411C1">
        <w:rPr>
          <w:rFonts w:asciiTheme="minorHAnsi" w:hAnsiTheme="minorHAnsi" w:cstheme="minorHAnsi"/>
          <w:sz w:val="22"/>
          <w:szCs w:val="22"/>
        </w:rPr>
        <w:t xml:space="preserve">that </w:t>
      </w:r>
      <w:r w:rsidR="008F4799">
        <w:rPr>
          <w:rFonts w:asciiTheme="minorHAnsi" w:hAnsiTheme="minorHAnsi" w:cstheme="minorHAnsi"/>
          <w:sz w:val="22"/>
          <w:szCs w:val="22"/>
        </w:rPr>
        <w:t>this</w:t>
      </w:r>
      <w:r w:rsidRPr="00A9426F">
        <w:rPr>
          <w:rFonts w:asciiTheme="minorHAnsi" w:hAnsiTheme="minorHAnsi" w:cstheme="minorHAnsi"/>
          <w:sz w:val="22"/>
          <w:szCs w:val="22"/>
        </w:rPr>
        <w:t xml:space="preserve"> method introduces a quantitative metric of spatial similarity based on spatial principal component analysis (sPCA). By decomposing into spatial eigenfrequencies, sPCA captures the specific geophysical </w:t>
      </w:r>
      <w:r w:rsidR="00012062">
        <w:rPr>
          <w:rFonts w:asciiTheme="minorHAnsi" w:hAnsiTheme="minorHAnsi" w:cstheme="minorHAnsi"/>
          <w:sz w:val="22"/>
          <w:szCs w:val="22"/>
        </w:rPr>
        <w:t xml:space="preserve">geometry </w:t>
      </w:r>
      <w:r w:rsidRPr="00A9426F">
        <w:rPr>
          <w:rFonts w:asciiTheme="minorHAnsi" w:hAnsiTheme="minorHAnsi" w:cstheme="minorHAnsi"/>
          <w:sz w:val="22"/>
          <w:szCs w:val="22"/>
        </w:rPr>
        <w:t xml:space="preserve">of the </w:t>
      </w:r>
      <w:r w:rsidR="00DB1CAF" w:rsidRPr="00A9426F">
        <w:rPr>
          <w:rFonts w:asciiTheme="minorHAnsi" w:hAnsiTheme="minorHAnsi" w:cstheme="minorHAnsi"/>
          <w:sz w:val="22"/>
          <w:szCs w:val="22"/>
        </w:rPr>
        <w:t>known</w:t>
      </w:r>
      <w:r w:rsidRPr="00A9426F">
        <w:rPr>
          <w:rFonts w:asciiTheme="minorHAnsi" w:hAnsiTheme="minorHAnsi" w:cstheme="minorHAnsi"/>
          <w:sz w:val="22"/>
          <w:szCs w:val="22"/>
        </w:rPr>
        <w:t xml:space="preserve"> deposit and quantifies how closely other </w:t>
      </w:r>
      <w:r w:rsidR="003155F7" w:rsidRPr="00A9426F">
        <w:rPr>
          <w:rFonts w:asciiTheme="minorHAnsi" w:hAnsiTheme="minorHAnsi" w:cstheme="minorHAnsi"/>
          <w:sz w:val="22"/>
          <w:szCs w:val="22"/>
        </w:rPr>
        <w:t>locations</w:t>
      </w:r>
      <w:r w:rsidRPr="00A9426F">
        <w:rPr>
          <w:rFonts w:asciiTheme="minorHAnsi" w:hAnsiTheme="minorHAnsi" w:cstheme="minorHAnsi"/>
          <w:sz w:val="22"/>
          <w:szCs w:val="22"/>
        </w:rPr>
        <w:t xml:space="preserve"> reproduce that </w:t>
      </w:r>
      <w:r w:rsidR="0032154A">
        <w:rPr>
          <w:rFonts w:asciiTheme="minorHAnsi" w:hAnsiTheme="minorHAnsi" w:cstheme="minorHAnsi"/>
          <w:sz w:val="22"/>
          <w:szCs w:val="22"/>
        </w:rPr>
        <w:t>geometry.</w:t>
      </w:r>
      <w:r w:rsidRPr="00A9426F">
        <w:rPr>
          <w:rFonts w:asciiTheme="minorHAnsi" w:hAnsiTheme="minorHAnsi" w:cstheme="minorHAnsi"/>
          <w:sz w:val="22"/>
          <w:szCs w:val="22"/>
        </w:rPr>
        <w:t xml:space="preserve"> </w:t>
      </w:r>
      <w:r w:rsidR="00C37491" w:rsidRPr="00A9426F">
        <w:rPr>
          <w:rFonts w:asciiTheme="minorHAnsi" w:hAnsiTheme="minorHAnsi" w:cstheme="minorHAnsi"/>
          <w:sz w:val="22"/>
          <w:szCs w:val="22"/>
        </w:rPr>
        <w:t>We inten</w:t>
      </w:r>
      <w:r w:rsidR="00D376B6" w:rsidRPr="00A9426F">
        <w:rPr>
          <w:rFonts w:asciiTheme="minorHAnsi" w:hAnsiTheme="minorHAnsi" w:cstheme="minorHAnsi"/>
          <w:sz w:val="22"/>
          <w:szCs w:val="22"/>
        </w:rPr>
        <w:t>d</w:t>
      </w:r>
      <w:r w:rsidR="00C37491" w:rsidRPr="00A9426F">
        <w:rPr>
          <w:rFonts w:asciiTheme="minorHAnsi" w:hAnsiTheme="minorHAnsi" w:cstheme="minorHAnsi"/>
          <w:sz w:val="22"/>
          <w:szCs w:val="22"/>
        </w:rPr>
        <w:t xml:space="preserve"> to show </w:t>
      </w:r>
      <w:r w:rsidR="004C0D12" w:rsidRPr="00A9426F">
        <w:rPr>
          <w:rFonts w:asciiTheme="minorHAnsi" w:hAnsiTheme="minorHAnsi" w:cstheme="minorHAnsi"/>
          <w:sz w:val="22"/>
          <w:szCs w:val="22"/>
        </w:rPr>
        <w:t>that s</w:t>
      </w:r>
      <w:r w:rsidR="00205B66" w:rsidRPr="00A9426F">
        <w:rPr>
          <w:rFonts w:asciiTheme="minorHAnsi" w:hAnsiTheme="minorHAnsi" w:cstheme="minorHAnsi"/>
          <w:sz w:val="22"/>
          <w:szCs w:val="22"/>
        </w:rPr>
        <w:t>PCA produces spatial components that can be visualized, weighted according to the known deposit, and used directly to rank other areas by geometric similarity.</w:t>
      </w:r>
      <w:r w:rsidR="00D376B6" w:rsidRPr="00A9426F">
        <w:rPr>
          <w:rFonts w:asciiTheme="minorHAnsi" w:hAnsiTheme="minorHAnsi" w:cstheme="minorHAnsi"/>
          <w:sz w:val="22"/>
          <w:szCs w:val="22"/>
        </w:rPr>
        <w:t xml:space="preserve"> </w:t>
      </w:r>
    </w:p>
    <w:p w14:paraId="72DAD6E8" w14:textId="230318DA" w:rsidR="001232A5" w:rsidRPr="00A9426F" w:rsidRDefault="001232A5" w:rsidP="00650561">
      <w:pPr>
        <w:spacing w:before="240" w:line="276" w:lineRule="auto"/>
        <w:jc w:val="both"/>
        <w:rPr>
          <w:rFonts w:asciiTheme="minorHAnsi" w:hAnsiTheme="minorHAnsi" w:cstheme="minorHAnsi"/>
          <w:color w:val="000000"/>
          <w:sz w:val="22"/>
          <w:szCs w:val="22"/>
        </w:rPr>
      </w:pPr>
      <w:r w:rsidRPr="00A9426F">
        <w:rPr>
          <w:rFonts w:asciiTheme="minorHAnsi" w:hAnsiTheme="minorHAnsi" w:cstheme="minorHAnsi"/>
          <w:sz w:val="22"/>
          <w:szCs w:val="22"/>
        </w:rPr>
        <w:t>We show this approach in a brownfield case study in the Carajás Mineral Province (Brazil)</w:t>
      </w:r>
      <w:r w:rsidR="00AC625A">
        <w:rPr>
          <w:rFonts w:asciiTheme="minorHAnsi" w:hAnsiTheme="minorHAnsi" w:cstheme="minorHAnsi"/>
          <w:sz w:val="22"/>
          <w:szCs w:val="22"/>
        </w:rPr>
        <w:t xml:space="preserve">. We </w:t>
      </w:r>
      <w:r w:rsidRPr="00A9426F">
        <w:rPr>
          <w:rFonts w:asciiTheme="minorHAnsi" w:hAnsiTheme="minorHAnsi" w:cstheme="minorHAnsi"/>
          <w:sz w:val="22"/>
          <w:szCs w:val="22"/>
        </w:rPr>
        <w:t xml:space="preserve">apply it to magnetic and radiometric datasets to identify IOCG-related </w:t>
      </w:r>
      <w:r w:rsidR="00046E08">
        <w:rPr>
          <w:rFonts w:asciiTheme="minorHAnsi" w:hAnsiTheme="minorHAnsi" w:cstheme="minorHAnsi"/>
          <w:sz w:val="22"/>
          <w:szCs w:val="22"/>
        </w:rPr>
        <w:t>geometries</w:t>
      </w:r>
      <w:r w:rsidRPr="00A9426F">
        <w:rPr>
          <w:rFonts w:asciiTheme="minorHAnsi" w:hAnsiTheme="minorHAnsi" w:cstheme="minorHAnsi"/>
          <w:sz w:val="22"/>
          <w:szCs w:val="22"/>
        </w:rPr>
        <w:t xml:space="preserve"> consistent with a known copper deposit</w:t>
      </w:r>
      <w:commentRangeStart w:id="7"/>
      <w:r w:rsidRPr="00A9426F">
        <w:rPr>
          <w:rFonts w:asciiTheme="minorHAnsi" w:hAnsiTheme="minorHAnsi" w:cstheme="minorHAnsi"/>
          <w:sz w:val="22"/>
          <w:szCs w:val="22"/>
        </w:rPr>
        <w:t>.</w:t>
      </w:r>
      <w:commentRangeEnd w:id="7"/>
      <w:r w:rsidRPr="00A9426F">
        <w:rPr>
          <w:rStyle w:val="CommentReference"/>
          <w:rFonts w:asciiTheme="minorHAnsi" w:hAnsiTheme="minorHAnsi" w:cstheme="minorHAnsi"/>
          <w:color w:val="000000"/>
          <w:sz w:val="22"/>
          <w:szCs w:val="22"/>
        </w:rPr>
        <w:commentReference w:id="7"/>
      </w:r>
    </w:p>
    <w:p w14:paraId="3DEC7300" w14:textId="77777777" w:rsidR="00320313" w:rsidRPr="00A9426F" w:rsidRDefault="00320313" w:rsidP="00650561">
      <w:pPr>
        <w:spacing w:line="276" w:lineRule="auto"/>
        <w:jc w:val="both"/>
        <w:rPr>
          <w:rFonts w:asciiTheme="minorHAnsi" w:hAnsiTheme="minorHAnsi" w:cstheme="minorHAnsi"/>
          <w:sz w:val="22"/>
          <w:szCs w:val="22"/>
        </w:rPr>
      </w:pPr>
    </w:p>
    <w:p w14:paraId="4CA066CE" w14:textId="3D29DAA0" w:rsidR="00823DC0" w:rsidRPr="00A9426F" w:rsidRDefault="002756E6" w:rsidP="00650561">
      <w:pPr>
        <w:pStyle w:val="Heading2"/>
        <w:numPr>
          <w:ilvl w:val="0"/>
          <w:numId w:val="9"/>
        </w:numPr>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Real Case Introduction</w:t>
      </w:r>
    </w:p>
    <w:p w14:paraId="342FDE77" w14:textId="357F1680" w:rsidR="004E13DD" w:rsidRPr="00A9426F" w:rsidRDefault="008071F9" w:rsidP="00650561">
      <w:pPr>
        <w:spacing w:line="276" w:lineRule="auto"/>
        <w:jc w:val="both"/>
        <w:rPr>
          <w:rFonts w:asciiTheme="minorHAnsi" w:hAnsiTheme="minorHAnsi" w:cstheme="minorHAnsi"/>
          <w:sz w:val="22"/>
          <w:szCs w:val="22"/>
        </w:rPr>
      </w:pPr>
      <w:r>
        <w:rPr>
          <w:noProof/>
        </w:rPr>
        <mc:AlternateContent>
          <mc:Choice Requires="wps">
            <w:drawing>
              <wp:anchor distT="0" distB="0" distL="114300" distR="114300" simplePos="0" relativeHeight="251658259" behindDoc="0" locked="0" layoutInCell="1" allowOverlap="1" wp14:anchorId="308F70AF" wp14:editId="7F659BED">
                <wp:simplePos x="0" y="0"/>
                <wp:positionH relativeFrom="column">
                  <wp:posOffset>1125199</wp:posOffset>
                </wp:positionH>
                <wp:positionV relativeFrom="paragraph">
                  <wp:posOffset>2954988</wp:posOffset>
                </wp:positionV>
                <wp:extent cx="3537585" cy="635"/>
                <wp:effectExtent l="0" t="0" r="5715" b="12065"/>
                <wp:wrapTopAndBottom/>
                <wp:docPr id="1441558116" name="Text Box 1"/>
                <wp:cNvGraphicFramePr/>
                <a:graphic xmlns:a="http://schemas.openxmlformats.org/drawingml/2006/main">
                  <a:graphicData uri="http://schemas.microsoft.com/office/word/2010/wordprocessingShape">
                    <wps:wsp>
                      <wps:cNvSpPr txBox="1"/>
                      <wps:spPr>
                        <a:xfrm>
                          <a:off x="0" y="0"/>
                          <a:ext cx="3537585" cy="635"/>
                        </a:xfrm>
                        <a:prstGeom prst="rect">
                          <a:avLst/>
                        </a:prstGeom>
                        <a:solidFill>
                          <a:prstClr val="white"/>
                        </a:solidFill>
                        <a:ln>
                          <a:noFill/>
                        </a:ln>
                      </wps:spPr>
                      <wps:txbx>
                        <w:txbxContent>
                          <w:p w14:paraId="0400A246" w14:textId="1F8E8360" w:rsidR="00FE16EE" w:rsidRPr="003C116F" w:rsidRDefault="00FE16EE" w:rsidP="00FE16EE">
                            <w:pPr>
                              <w:pStyle w:val="Caption"/>
                              <w:jc w:val="center"/>
                              <w:rPr>
                                <w:rFonts w:eastAsia="Times New Roman" w:cstheme="minorHAnsi"/>
                                <w:noProof/>
                                <w:kern w:val="0"/>
                                <w:sz w:val="22"/>
                                <w:szCs w:val="22"/>
                              </w:rPr>
                            </w:pPr>
                            <w:bookmarkStart w:id="8" w:name="_Ref229216294"/>
                            <w:r>
                              <w:t xml:space="preserve">Figure </w:t>
                            </w:r>
                            <w:fldSimple w:instr=" SEQ Figure \* ARABIC ">
                              <w:r>
                                <w:rPr>
                                  <w:noProof/>
                                </w:rPr>
                                <w:t>1</w:t>
                              </w:r>
                            </w:fldSimple>
                            <w:bookmarkEnd w:id="8"/>
                            <w:r>
                              <w:t>.</w:t>
                            </w:r>
                            <w:r w:rsidRPr="0045244D">
                              <w:t xml:space="preserve"> Location of study area.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8F70AF" id="_x0000_t202" coordsize="21600,21600" o:spt="202" path="m,l,21600r21600,l21600,xe">
                <v:stroke joinstyle="miter"/>
                <v:path gradientshapeok="t" o:connecttype="rect"/>
              </v:shapetype>
              <v:shape id="Text Box 1" o:spid="_x0000_s1026" type="#_x0000_t202" style="position:absolute;left:0;text-align:left;margin-left:88.6pt;margin-top:232.7pt;width:278.55pt;height:.05pt;z-index:2516582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" stroked="f">
                <v:textbox style="mso-fit-shape-to-text:t" inset="0,0,0,0">
                  <w:txbxContent>
                    <w:p w14:paraId="0400A246" w14:textId="1F8E8360" w:rsidR="00FE16EE" w:rsidRPr="003C116F" w:rsidRDefault="00FE16EE" w:rsidP="00FE16EE">
                      <w:pPr>
                        <w:pStyle w:val="Caption"/>
                        <w:jc w:val="center"/>
                        <w:rPr>
                          <w:rFonts w:eastAsia="Times New Roman" w:cstheme="minorHAnsi"/>
                          <w:noProof/>
                          <w:kern w:val="0"/>
                          <w:sz w:val="22"/>
                          <w:szCs w:val="22"/>
                        </w:rPr>
                      </w:pPr>
                      <w:bookmarkStart w:id="9" w:name="_Ref229216294"/>
                      <w:r>
                        <w:t xml:space="preserve">Figure </w:t>
                      </w:r>
                      <w:fldSimple w:instr=" SEQ Figure \* ARABIC ">
                        <w:r>
                          <w:rPr>
                            <w:noProof/>
                          </w:rPr>
                          <w:t>1</w:t>
                        </w:r>
                      </w:fldSimple>
                      <w:bookmarkEnd w:id="9"/>
                      <w:r>
                        <w:t>.</w:t>
                      </w:r>
                      <w:r w:rsidRPr="0045244D">
                        <w:t xml:space="preserve"> Location of study area.</w:t>
                      </w:r>
                    </w:p>
                  </w:txbxContent>
                </v:textbox>
                <w10:wrap type="topAndBottom"/>
              </v:shape>
            </w:pict>
          </mc:Fallback>
        </mc:AlternateContent>
      </w:r>
      <w:commentRangeStart w:id="10"/>
      <w:r w:rsidR="005575AF" w:rsidRPr="00A9426F">
        <w:rPr>
          <w:rFonts w:asciiTheme="minorHAnsi" w:hAnsiTheme="minorHAnsi" w:cstheme="minorHAnsi"/>
          <w:noProof/>
          <w:sz w:val="22"/>
          <w:szCs w:val="22"/>
          <w14:ligatures w14:val="standardContextual"/>
        </w:rPr>
        <w:drawing>
          <wp:anchor distT="0" distB="0" distL="114300" distR="114300" simplePos="0" relativeHeight="251658252" behindDoc="0" locked="0" layoutInCell="1" allowOverlap="1" wp14:anchorId="48A3B8C3" wp14:editId="6CE2361C">
            <wp:simplePos x="0" y="0"/>
            <wp:positionH relativeFrom="margin">
              <wp:align>center</wp:align>
            </wp:positionH>
            <wp:positionV relativeFrom="paragraph">
              <wp:posOffset>400685</wp:posOffset>
            </wp:positionV>
            <wp:extent cx="4952617" cy="2560320"/>
            <wp:effectExtent l="0" t="0" r="635" b="5080"/>
            <wp:wrapTopAndBottom/>
            <wp:docPr id="1259692697" name="Picture 4" descr="A map of a magnetic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92697" name="Picture 4" descr="A map of a magnetic fiel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52617" cy="2560320"/>
                    </a:xfrm>
                    <a:prstGeom prst="rect">
                      <a:avLst/>
                    </a:prstGeom>
                  </pic:spPr>
                </pic:pic>
              </a:graphicData>
            </a:graphic>
            <wp14:sizeRelH relativeFrom="page">
              <wp14:pctWidth>0</wp14:pctWidth>
            </wp14:sizeRelH>
            <wp14:sizeRelV relativeFrom="page">
              <wp14:pctHeight>0</wp14:pctHeight>
            </wp14:sizeRelV>
          </wp:anchor>
        </w:drawing>
      </w:r>
      <w:commentRangeEnd w:id="10"/>
      <w:r w:rsidR="00015E9E" w:rsidRPr="00A9426F">
        <w:rPr>
          <w:rStyle w:val="CommentReference"/>
          <w:rFonts w:asciiTheme="minorHAnsi" w:hAnsiTheme="minorHAnsi" w:cstheme="minorHAnsi"/>
          <w:sz w:val="22"/>
          <w:szCs w:val="22"/>
        </w:rPr>
        <w:commentReference w:id="10"/>
      </w:r>
      <w:r w:rsidR="004E13DD" w:rsidRPr="00A9426F">
        <w:rPr>
          <w:rFonts w:asciiTheme="minorHAnsi" w:hAnsiTheme="minorHAnsi" w:cstheme="minorHAnsi"/>
          <w:sz w:val="22"/>
          <w:szCs w:val="22"/>
        </w:rPr>
        <w:t>The study area lies in the Carajás Mineral Province of Pará, northern Brazil</w:t>
      </w:r>
      <w:r w:rsidR="00E82423">
        <w:rPr>
          <w:rFonts w:asciiTheme="minorHAnsi" w:hAnsiTheme="minorHAnsi" w:cstheme="minorHAnsi"/>
          <w:sz w:val="22"/>
          <w:szCs w:val="22"/>
        </w:rPr>
        <w:t>. This</w:t>
      </w:r>
      <w:r w:rsidR="008C456B">
        <w:rPr>
          <w:rFonts w:asciiTheme="minorHAnsi" w:hAnsiTheme="minorHAnsi" w:cstheme="minorHAnsi"/>
          <w:sz w:val="22"/>
          <w:szCs w:val="22"/>
        </w:rPr>
        <w:t xml:space="preserve"> region hosts the</w:t>
      </w:r>
      <w:r w:rsidR="004E13DD" w:rsidRPr="00A9426F">
        <w:rPr>
          <w:rFonts w:asciiTheme="minorHAnsi" w:hAnsiTheme="minorHAnsi" w:cstheme="minorHAnsi"/>
          <w:sz w:val="22"/>
          <w:szCs w:val="22"/>
        </w:rPr>
        <w:t xml:space="preserve"> Archean granite–greenstone and volcano-sedimentary terrane of the Itacaiúnas Supergroup</w:t>
      </w:r>
      <w:r w:rsidR="00786078">
        <w:rPr>
          <w:rFonts w:asciiTheme="minorHAnsi" w:hAnsiTheme="minorHAnsi" w:cstheme="minorHAnsi"/>
          <w:sz w:val="22"/>
          <w:szCs w:val="22"/>
        </w:rPr>
        <w:t xml:space="preserve">. </w:t>
      </w:r>
      <w:r w:rsidR="008C456B">
        <w:rPr>
          <w:rFonts w:asciiTheme="minorHAnsi" w:hAnsiTheme="minorHAnsi" w:cstheme="minorHAnsi"/>
          <w:sz w:val="22"/>
          <w:szCs w:val="22"/>
        </w:rPr>
        <w:t>It</w:t>
      </w:r>
      <w:r w:rsidR="004E13DD" w:rsidRPr="00A9426F">
        <w:rPr>
          <w:rFonts w:asciiTheme="minorHAnsi" w:hAnsiTheme="minorHAnsi" w:cstheme="minorHAnsi"/>
          <w:sz w:val="22"/>
          <w:szCs w:val="22"/>
        </w:rPr>
        <w:t xml:space="preserve"> </w:t>
      </w:r>
      <w:r w:rsidR="005D16DB">
        <w:rPr>
          <w:rFonts w:asciiTheme="minorHAnsi" w:hAnsiTheme="minorHAnsi" w:cstheme="minorHAnsi"/>
          <w:sz w:val="22"/>
          <w:szCs w:val="22"/>
        </w:rPr>
        <w:t>contains</w:t>
      </w:r>
      <w:r w:rsidR="004E13DD" w:rsidRPr="00A9426F">
        <w:rPr>
          <w:rFonts w:asciiTheme="minorHAnsi" w:hAnsiTheme="minorHAnsi" w:cstheme="minorHAnsi"/>
          <w:sz w:val="22"/>
          <w:szCs w:val="22"/>
        </w:rPr>
        <w:t xml:space="preserve"> numerous </w:t>
      </w:r>
      <w:r w:rsidR="004E13DD" w:rsidRPr="00A9426F">
        <w:rPr>
          <w:rFonts w:asciiTheme="minorHAnsi" w:hAnsiTheme="minorHAnsi" w:cstheme="minorHAnsi"/>
          <w:sz w:val="22"/>
          <w:szCs w:val="22"/>
        </w:rPr>
        <w:lastRenderedPageBreak/>
        <w:t>Fe-oxidend IOCG systems.</w:t>
      </w:r>
      <w:r w:rsidR="00854C08" w:rsidRPr="00A9426F">
        <w:rPr>
          <w:rFonts w:asciiTheme="minorHAnsi" w:hAnsiTheme="minorHAnsi" w:cstheme="minorHAnsi"/>
          <w:sz w:val="22"/>
          <w:szCs w:val="22"/>
        </w:rPr>
        <w:t xml:space="preserve"> </w:t>
      </w:r>
      <w:r w:rsidR="006149F7" w:rsidRPr="00A9426F">
        <w:rPr>
          <w:rFonts w:asciiTheme="minorHAnsi" w:hAnsiTheme="minorHAnsi" w:cstheme="minorHAnsi"/>
          <w:sz w:val="22"/>
          <w:szCs w:val="22"/>
        </w:rPr>
        <w:t>We</w:t>
      </w:r>
      <w:r w:rsidR="00854C08" w:rsidRPr="00A9426F">
        <w:rPr>
          <w:rFonts w:asciiTheme="minorHAnsi" w:hAnsiTheme="minorHAnsi" w:cstheme="minorHAnsi"/>
          <w:sz w:val="22"/>
          <w:szCs w:val="22"/>
        </w:rPr>
        <w:t xml:space="preserve"> aim to detect </w:t>
      </w:r>
      <w:r w:rsidR="006149F7" w:rsidRPr="00A9426F">
        <w:rPr>
          <w:rFonts w:asciiTheme="minorHAnsi" w:hAnsiTheme="minorHAnsi" w:cstheme="minorHAnsi"/>
          <w:sz w:val="22"/>
          <w:szCs w:val="22"/>
        </w:rPr>
        <w:t xml:space="preserve">locations within </w:t>
      </w:r>
      <w:r w:rsidR="00F92075">
        <w:rPr>
          <w:rFonts w:asciiTheme="minorHAnsi" w:hAnsiTheme="minorHAnsi" w:cstheme="minorHAnsi"/>
          <w:sz w:val="22"/>
          <w:szCs w:val="22"/>
        </w:rPr>
        <w:t>it</w:t>
      </w:r>
      <w:r w:rsidR="00854C08" w:rsidRPr="00A9426F">
        <w:rPr>
          <w:rFonts w:asciiTheme="minorHAnsi" w:hAnsiTheme="minorHAnsi" w:cstheme="minorHAnsi"/>
          <w:sz w:val="22"/>
          <w:szCs w:val="22"/>
        </w:rPr>
        <w:t xml:space="preserve"> whose </w:t>
      </w:r>
      <w:r w:rsidR="00F92075">
        <w:rPr>
          <w:rFonts w:asciiTheme="minorHAnsi" w:hAnsiTheme="minorHAnsi" w:cstheme="minorHAnsi"/>
          <w:sz w:val="22"/>
          <w:szCs w:val="22"/>
        </w:rPr>
        <w:t>geometry</w:t>
      </w:r>
      <w:r w:rsidR="00854C08" w:rsidRPr="00A9426F">
        <w:rPr>
          <w:rFonts w:asciiTheme="minorHAnsi" w:hAnsiTheme="minorHAnsi" w:cstheme="minorHAnsi"/>
          <w:sz w:val="22"/>
          <w:szCs w:val="22"/>
        </w:rPr>
        <w:t xml:space="preserve"> resemble</w:t>
      </w:r>
      <w:r w:rsidR="00F92075">
        <w:rPr>
          <w:rFonts w:asciiTheme="minorHAnsi" w:hAnsiTheme="minorHAnsi" w:cstheme="minorHAnsi"/>
          <w:sz w:val="22"/>
          <w:szCs w:val="22"/>
        </w:rPr>
        <w:t>s</w:t>
      </w:r>
      <w:r w:rsidR="00854C08" w:rsidRPr="00A9426F">
        <w:rPr>
          <w:rFonts w:asciiTheme="minorHAnsi" w:hAnsiTheme="minorHAnsi" w:cstheme="minorHAnsi"/>
          <w:sz w:val="22"/>
          <w:szCs w:val="22"/>
        </w:rPr>
        <w:t xml:space="preserve"> th</w:t>
      </w:r>
      <w:r w:rsidR="00F92075">
        <w:rPr>
          <w:rFonts w:asciiTheme="minorHAnsi" w:hAnsiTheme="minorHAnsi" w:cstheme="minorHAnsi"/>
          <w:sz w:val="22"/>
          <w:szCs w:val="22"/>
        </w:rPr>
        <w:t>at</w:t>
      </w:r>
      <w:r w:rsidR="00854C08" w:rsidRPr="00A9426F">
        <w:rPr>
          <w:rFonts w:asciiTheme="minorHAnsi" w:hAnsiTheme="minorHAnsi" w:cstheme="minorHAnsi"/>
          <w:sz w:val="22"/>
          <w:szCs w:val="22"/>
        </w:rPr>
        <w:t xml:space="preserve"> of a known IOCG deposit and rank them by similarity.</w:t>
      </w:r>
    </w:p>
    <w:p w14:paraId="2B765DC3" w14:textId="336A74A5" w:rsidR="004E13DD" w:rsidRPr="00A9426F" w:rsidRDefault="004E13DD" w:rsidP="00FE16EE">
      <w:pPr>
        <w:spacing w:before="240" w:line="276" w:lineRule="auto"/>
        <w:jc w:val="both"/>
        <w:rPr>
          <w:rFonts w:asciiTheme="minorHAnsi" w:hAnsiTheme="minorHAnsi" w:cstheme="minorHAnsi"/>
          <w:sz w:val="22"/>
          <w:szCs w:val="22"/>
        </w:rPr>
      </w:pPr>
      <w:r w:rsidRPr="00A9426F">
        <w:rPr>
          <w:rFonts w:asciiTheme="minorHAnsi" w:hAnsiTheme="minorHAnsi" w:cstheme="minorHAnsi"/>
          <w:sz w:val="22"/>
          <w:szCs w:val="22"/>
        </w:rPr>
        <w:t>The t</w:t>
      </w:r>
      <w:r w:rsidR="007D4EBC">
        <w:rPr>
          <w:rFonts w:asciiTheme="minorHAnsi" w:hAnsiTheme="minorHAnsi" w:cstheme="minorHAnsi"/>
          <w:sz w:val="22"/>
          <w:szCs w:val="22"/>
        </w:rPr>
        <w:t>raining data</w:t>
      </w:r>
      <w:r w:rsidR="00514F32" w:rsidRPr="00A9426F">
        <w:rPr>
          <w:rFonts w:asciiTheme="minorHAnsi" w:hAnsiTheme="minorHAnsi" w:cstheme="minorHAnsi"/>
          <w:sz w:val="22"/>
          <w:szCs w:val="22"/>
        </w:rPr>
        <w:t xml:space="preserve"> </w:t>
      </w:r>
      <w:r w:rsidR="00311164">
        <w:rPr>
          <w:rFonts w:asciiTheme="minorHAnsi" w:hAnsiTheme="minorHAnsi" w:cstheme="minorHAnsi"/>
          <w:sz w:val="22"/>
          <w:szCs w:val="22"/>
        </w:rPr>
        <w:t>for</w:t>
      </w:r>
      <w:r w:rsidR="00514F32" w:rsidRPr="00A9426F">
        <w:rPr>
          <w:rFonts w:asciiTheme="minorHAnsi" w:hAnsiTheme="minorHAnsi" w:cstheme="minorHAnsi"/>
          <w:sz w:val="22"/>
          <w:szCs w:val="22"/>
        </w:rPr>
        <w:t xml:space="preserve"> </w:t>
      </w:r>
      <w:r w:rsidR="00E045C5" w:rsidRPr="00A9426F">
        <w:rPr>
          <w:rFonts w:asciiTheme="minorHAnsi" w:hAnsiTheme="minorHAnsi" w:cstheme="minorHAnsi"/>
          <w:sz w:val="22"/>
          <w:szCs w:val="22"/>
        </w:rPr>
        <w:t>Case 1</w:t>
      </w:r>
      <w:r w:rsidRPr="00A9426F">
        <w:rPr>
          <w:rFonts w:asciiTheme="minorHAnsi" w:hAnsiTheme="minorHAnsi" w:cstheme="minorHAnsi"/>
          <w:sz w:val="22"/>
          <w:szCs w:val="22"/>
        </w:rPr>
        <w:t xml:space="preserve"> is the </w:t>
      </w:r>
      <w:r w:rsidR="00311164" w:rsidRPr="00A9426F">
        <w:rPr>
          <w:rFonts w:asciiTheme="minorHAnsi" w:hAnsiTheme="minorHAnsi" w:cstheme="minorHAnsi"/>
          <w:sz w:val="22"/>
          <w:szCs w:val="22"/>
        </w:rPr>
        <w:t>Total Magnetic Intensity (TMI</w:t>
      </w:r>
      <w:r w:rsidR="00311164">
        <w:rPr>
          <w:rFonts w:asciiTheme="minorHAnsi" w:hAnsiTheme="minorHAnsi" w:cstheme="minorHAnsi"/>
          <w:sz w:val="22"/>
          <w:szCs w:val="22"/>
        </w:rPr>
        <w:t xml:space="preserve">) in the </w:t>
      </w:r>
      <w:r w:rsidRPr="00A9426F">
        <w:rPr>
          <w:rFonts w:asciiTheme="minorHAnsi" w:hAnsiTheme="minorHAnsi" w:cstheme="minorHAnsi"/>
          <w:sz w:val="22"/>
          <w:szCs w:val="22"/>
        </w:rPr>
        <w:t>Paulo Afonso deposit</w:t>
      </w:r>
      <w:r w:rsidR="00311164">
        <w:rPr>
          <w:rFonts w:asciiTheme="minorHAnsi" w:hAnsiTheme="minorHAnsi" w:cstheme="minorHAnsi"/>
          <w:sz w:val="22"/>
          <w:szCs w:val="22"/>
        </w:rPr>
        <w:t xml:space="preserve"> area</w:t>
      </w:r>
      <w:r w:rsidR="00F25338">
        <w:rPr>
          <w:rFonts w:asciiTheme="minorHAnsi" w:hAnsiTheme="minorHAnsi" w:cstheme="minorHAnsi"/>
          <w:sz w:val="22"/>
          <w:szCs w:val="22"/>
        </w:rPr>
        <w:t>. This</w:t>
      </w:r>
      <w:r w:rsidRPr="00A9426F">
        <w:rPr>
          <w:rFonts w:asciiTheme="minorHAnsi" w:hAnsiTheme="minorHAnsi" w:cstheme="minorHAnsi"/>
          <w:sz w:val="22"/>
          <w:szCs w:val="22"/>
        </w:rPr>
        <w:t xml:space="preserve"> is an iron-oxide copper–gold (IOCG) body characterized by magnetite–hematite–rich alteration and structurally focused chalcopyrite ± Au mineralization</w:t>
      </w:r>
      <w:r w:rsidR="009711E8">
        <w:rPr>
          <w:rFonts w:asciiTheme="minorHAnsi" w:hAnsiTheme="minorHAnsi" w:cstheme="minorHAnsi"/>
          <w:sz w:val="22"/>
          <w:szCs w:val="22"/>
        </w:rPr>
        <w:t xml:space="preserve">. </w:t>
      </w:r>
      <w:r w:rsidR="0068519D">
        <w:rPr>
          <w:rFonts w:asciiTheme="minorHAnsi" w:hAnsiTheme="minorHAnsi" w:cstheme="minorHAnsi"/>
          <w:sz w:val="22"/>
          <w:szCs w:val="22"/>
        </w:rPr>
        <w:t>This body</w:t>
      </w:r>
      <w:r w:rsidRPr="00A9426F">
        <w:rPr>
          <w:rFonts w:asciiTheme="minorHAnsi" w:hAnsiTheme="minorHAnsi" w:cstheme="minorHAnsi"/>
          <w:sz w:val="22"/>
          <w:szCs w:val="22"/>
        </w:rPr>
        <w:t xml:space="preserve"> produces a </w:t>
      </w:r>
      <w:r w:rsidR="00FB7E8D">
        <w:rPr>
          <w:rFonts w:asciiTheme="minorHAnsi" w:hAnsiTheme="minorHAnsi" w:cstheme="minorHAnsi"/>
          <w:sz w:val="22"/>
          <w:szCs w:val="22"/>
        </w:rPr>
        <w:t>well-defined</w:t>
      </w:r>
      <w:r w:rsidRPr="00A9426F">
        <w:rPr>
          <w:rFonts w:asciiTheme="minorHAnsi" w:hAnsiTheme="minorHAnsi" w:cstheme="minorHAnsi"/>
          <w:sz w:val="22"/>
          <w:szCs w:val="22"/>
        </w:rPr>
        <w:t xml:space="preserve"> </w:t>
      </w:r>
      <w:r w:rsidR="00AC2DA0" w:rsidRPr="00A9426F">
        <w:rPr>
          <w:rFonts w:asciiTheme="minorHAnsi" w:hAnsiTheme="minorHAnsi" w:cstheme="minorHAnsi"/>
          <w:sz w:val="22"/>
          <w:szCs w:val="22"/>
        </w:rPr>
        <w:t>d</w:t>
      </w:r>
      <w:commentRangeStart w:id="11"/>
      <w:commentRangeStart w:id="12"/>
      <w:r w:rsidRPr="00A9426F">
        <w:rPr>
          <w:rFonts w:asciiTheme="minorHAnsi" w:hAnsiTheme="minorHAnsi" w:cstheme="minorHAnsi"/>
          <w:sz w:val="22"/>
          <w:szCs w:val="22"/>
        </w:rPr>
        <w:t>ipol</w:t>
      </w:r>
      <w:r w:rsidR="00AC2DA0" w:rsidRPr="00A9426F">
        <w:rPr>
          <w:rFonts w:asciiTheme="minorHAnsi" w:hAnsiTheme="minorHAnsi" w:cstheme="minorHAnsi"/>
          <w:sz w:val="22"/>
          <w:szCs w:val="22"/>
        </w:rPr>
        <w:t>e</w:t>
      </w:r>
      <w:r w:rsidRPr="00A9426F">
        <w:rPr>
          <w:rFonts w:asciiTheme="minorHAnsi" w:hAnsiTheme="minorHAnsi" w:cstheme="minorHAnsi"/>
          <w:sz w:val="22"/>
          <w:szCs w:val="22"/>
        </w:rPr>
        <w:t xml:space="preserve"> </w:t>
      </w:r>
      <w:commentRangeEnd w:id="11"/>
      <w:r w:rsidR="00CB5E37">
        <w:rPr>
          <w:rStyle w:val="CommentReference"/>
          <w:rFonts w:asciiTheme="minorHAnsi" w:hAnsiTheme="minorHAnsi" w:cstheme="minorHAnsi"/>
          <w:sz w:val="22"/>
          <w:szCs w:val="22"/>
        </w:rPr>
        <w:commentReference w:id="11"/>
      </w:r>
      <w:commentRangeEnd w:id="12"/>
      <w:r w:rsidR="005E6644">
        <w:rPr>
          <w:rStyle w:val="CommentReference"/>
          <w:rFonts w:asciiTheme="minorHAnsi" w:hAnsiTheme="minorHAnsi" w:cstheme="minorHAnsi"/>
          <w:sz w:val="22"/>
          <w:szCs w:val="22"/>
        </w:rPr>
        <w:commentReference w:id="12"/>
      </w:r>
      <w:r w:rsidR="00FB7E8D">
        <w:rPr>
          <w:rFonts w:asciiTheme="minorHAnsi" w:hAnsiTheme="minorHAnsi" w:cstheme="minorHAnsi"/>
          <w:sz w:val="22"/>
          <w:szCs w:val="22"/>
        </w:rPr>
        <w:t>geometry</w:t>
      </w:r>
      <w:r w:rsidRPr="00A9426F">
        <w:rPr>
          <w:rFonts w:asciiTheme="minorHAnsi" w:hAnsiTheme="minorHAnsi" w:cstheme="minorHAnsi"/>
          <w:sz w:val="22"/>
          <w:szCs w:val="22"/>
        </w:rPr>
        <w:t xml:space="preserve"> in </w:t>
      </w:r>
      <w:r w:rsidR="00FB7E8D">
        <w:rPr>
          <w:rFonts w:asciiTheme="minorHAnsi" w:hAnsiTheme="minorHAnsi" w:cstheme="minorHAnsi"/>
          <w:sz w:val="22"/>
          <w:szCs w:val="22"/>
        </w:rPr>
        <w:t xml:space="preserve">the </w:t>
      </w:r>
      <w:r w:rsidRPr="00A9426F">
        <w:rPr>
          <w:rFonts w:asciiTheme="minorHAnsi" w:hAnsiTheme="minorHAnsi" w:cstheme="minorHAnsi"/>
          <w:sz w:val="22"/>
          <w:szCs w:val="22"/>
        </w:rPr>
        <w:t>TMI</w:t>
      </w:r>
      <w:r w:rsidR="00FB7E8D">
        <w:rPr>
          <w:rFonts w:asciiTheme="minorHAnsi" w:hAnsiTheme="minorHAnsi" w:cstheme="minorHAnsi"/>
          <w:sz w:val="22"/>
          <w:szCs w:val="22"/>
        </w:rPr>
        <w:t xml:space="preserve"> grid</w:t>
      </w:r>
      <w:r w:rsidRPr="00A9426F">
        <w:rPr>
          <w:rFonts w:asciiTheme="minorHAnsi" w:hAnsiTheme="minorHAnsi" w:cstheme="minorHAnsi"/>
          <w:sz w:val="22"/>
          <w:szCs w:val="22"/>
        </w:rPr>
        <w:t xml:space="preserve">. This </w:t>
      </w:r>
      <w:r w:rsidR="00BF3474">
        <w:rPr>
          <w:rFonts w:asciiTheme="minorHAnsi" w:hAnsiTheme="minorHAnsi" w:cstheme="minorHAnsi"/>
          <w:sz w:val="22"/>
          <w:szCs w:val="22"/>
        </w:rPr>
        <w:t>dipole</w:t>
      </w:r>
      <w:r w:rsidRPr="00A9426F">
        <w:rPr>
          <w:rFonts w:asciiTheme="minorHAnsi" w:hAnsiTheme="minorHAnsi" w:cstheme="minorHAnsi"/>
          <w:sz w:val="22"/>
          <w:szCs w:val="22"/>
        </w:rPr>
        <w:t xml:space="preserve"> TMI response is a diagnostic </w:t>
      </w:r>
      <w:r w:rsidR="004327A2">
        <w:rPr>
          <w:rFonts w:asciiTheme="minorHAnsi" w:hAnsiTheme="minorHAnsi" w:cstheme="minorHAnsi"/>
          <w:sz w:val="22"/>
          <w:szCs w:val="22"/>
        </w:rPr>
        <w:t xml:space="preserve">geometry </w:t>
      </w:r>
      <w:r w:rsidRPr="00A9426F">
        <w:rPr>
          <w:rFonts w:asciiTheme="minorHAnsi" w:hAnsiTheme="minorHAnsi" w:cstheme="minorHAnsi"/>
          <w:sz w:val="22"/>
          <w:szCs w:val="22"/>
        </w:rPr>
        <w:t>that IOCG experts already use as an exploration criterion</w:t>
      </w:r>
      <w:r w:rsidR="0093078F" w:rsidRPr="00A9426F">
        <w:rPr>
          <w:rFonts w:asciiTheme="minorHAnsi" w:hAnsiTheme="minorHAnsi" w:cstheme="minorHAnsi"/>
          <w:sz w:val="22"/>
          <w:szCs w:val="22"/>
        </w:rPr>
        <w:t xml:space="preserve"> in this area</w:t>
      </w:r>
      <w:r w:rsidR="00610C35">
        <w:rPr>
          <w:rFonts w:asciiTheme="minorHAnsi" w:hAnsiTheme="minorHAnsi" w:cstheme="minorHAnsi"/>
          <w:sz w:val="22"/>
          <w:szCs w:val="22"/>
        </w:rPr>
        <w:t>. This makes</w:t>
      </w:r>
      <w:r w:rsidRPr="00A9426F">
        <w:rPr>
          <w:rFonts w:asciiTheme="minorHAnsi" w:hAnsiTheme="minorHAnsi" w:cstheme="minorHAnsi"/>
          <w:sz w:val="22"/>
          <w:szCs w:val="22"/>
        </w:rPr>
        <w:t xml:space="preserve"> it a geologically meaningful template for identifying district-scale analogs and assessing regional prospectivity. </w:t>
      </w:r>
      <w:r w:rsidR="00C5640E" w:rsidRPr="00A9426F">
        <w:rPr>
          <w:rFonts w:asciiTheme="minorHAnsi" w:hAnsiTheme="minorHAnsi" w:cstheme="minorHAnsi"/>
          <w:sz w:val="22"/>
          <w:szCs w:val="22"/>
        </w:rPr>
        <w:t>By</w:t>
      </w:r>
      <w:r w:rsidRPr="00A9426F">
        <w:rPr>
          <w:rFonts w:asciiTheme="minorHAnsi" w:hAnsiTheme="minorHAnsi" w:cstheme="minorHAnsi"/>
          <w:sz w:val="22"/>
          <w:szCs w:val="22"/>
        </w:rPr>
        <w:t xml:space="preserve"> adopting this dipole as the reference </w:t>
      </w:r>
      <w:r w:rsidR="00E14072">
        <w:rPr>
          <w:rFonts w:asciiTheme="minorHAnsi" w:hAnsiTheme="minorHAnsi" w:cstheme="minorHAnsi"/>
          <w:sz w:val="22"/>
          <w:szCs w:val="22"/>
        </w:rPr>
        <w:t>geometry</w:t>
      </w:r>
      <w:r w:rsidRPr="00A9426F">
        <w:rPr>
          <w:rFonts w:asciiTheme="minorHAnsi" w:hAnsiTheme="minorHAnsi" w:cstheme="minorHAnsi"/>
          <w:sz w:val="22"/>
          <w:szCs w:val="22"/>
        </w:rPr>
        <w:t xml:space="preserve">, our analysis is intentionally restricted to </w:t>
      </w:r>
      <w:r w:rsidR="00F25639">
        <w:rPr>
          <w:rFonts w:asciiTheme="minorHAnsi" w:hAnsiTheme="minorHAnsi" w:cstheme="minorHAnsi"/>
          <w:sz w:val="22"/>
          <w:szCs w:val="22"/>
        </w:rPr>
        <w:t xml:space="preserve">other areas that </w:t>
      </w:r>
      <w:r w:rsidRPr="00A9426F">
        <w:rPr>
          <w:rFonts w:asciiTheme="minorHAnsi" w:hAnsiTheme="minorHAnsi" w:cstheme="minorHAnsi"/>
          <w:sz w:val="22"/>
          <w:szCs w:val="22"/>
        </w:rPr>
        <w:t xml:space="preserve">express a similar </w:t>
      </w:r>
      <w:r w:rsidR="00704BF4" w:rsidRPr="00A9426F">
        <w:rPr>
          <w:rFonts w:asciiTheme="minorHAnsi" w:hAnsiTheme="minorHAnsi" w:cstheme="minorHAnsi"/>
          <w:sz w:val="22"/>
          <w:szCs w:val="22"/>
        </w:rPr>
        <w:t>dipole</w:t>
      </w:r>
      <w:r w:rsidRPr="00A9426F">
        <w:rPr>
          <w:rFonts w:asciiTheme="minorHAnsi" w:hAnsiTheme="minorHAnsi" w:cstheme="minorHAnsi"/>
          <w:sz w:val="22"/>
          <w:szCs w:val="22"/>
        </w:rPr>
        <w:t xml:space="preserve"> </w:t>
      </w:r>
      <w:r w:rsidR="00F25639">
        <w:rPr>
          <w:rFonts w:asciiTheme="minorHAnsi" w:hAnsiTheme="minorHAnsi" w:cstheme="minorHAnsi"/>
          <w:sz w:val="22"/>
          <w:szCs w:val="22"/>
        </w:rPr>
        <w:t>geometry</w:t>
      </w:r>
      <w:r w:rsidRPr="00A9426F">
        <w:rPr>
          <w:rFonts w:asciiTheme="minorHAnsi" w:hAnsiTheme="minorHAnsi" w:cstheme="minorHAnsi"/>
          <w:sz w:val="22"/>
          <w:szCs w:val="22"/>
        </w:rPr>
        <w:t>.</w:t>
      </w:r>
    </w:p>
    <w:p w14:paraId="740A5383" w14:textId="77777777" w:rsidR="00514294" w:rsidRPr="00A9426F" w:rsidRDefault="00514294" w:rsidP="00650561">
      <w:pPr>
        <w:spacing w:line="276" w:lineRule="auto"/>
        <w:jc w:val="both"/>
        <w:rPr>
          <w:rFonts w:asciiTheme="minorHAnsi" w:hAnsiTheme="minorHAnsi" w:cstheme="minorHAnsi"/>
          <w:sz w:val="22"/>
          <w:szCs w:val="22"/>
        </w:rPr>
      </w:pPr>
    </w:p>
    <w:p w14:paraId="10B4DEF2" w14:textId="4318DE45" w:rsidR="00FD454B" w:rsidRPr="00A9426F" w:rsidRDefault="004E13DD" w:rsidP="00650561">
      <w:pPr>
        <w:spacing w:line="276" w:lineRule="auto"/>
        <w:jc w:val="both"/>
        <w:rPr>
          <w:rFonts w:asciiTheme="minorHAnsi" w:hAnsiTheme="minorHAnsi" w:cstheme="minorHAnsi"/>
          <w:sz w:val="22"/>
          <w:szCs w:val="22"/>
        </w:rPr>
      </w:pPr>
      <w:commentRangeStart w:id="13"/>
      <w:r w:rsidRPr="00A9426F">
        <w:rPr>
          <w:rFonts w:asciiTheme="minorHAnsi" w:hAnsiTheme="minorHAnsi" w:cstheme="minorHAnsi"/>
          <w:sz w:val="22"/>
          <w:szCs w:val="22"/>
        </w:rPr>
        <w:t xml:space="preserve">To enable a like-for-like comparison between the deposit and the surrounding </w:t>
      </w:r>
      <w:r w:rsidR="00973543">
        <w:rPr>
          <w:rFonts w:asciiTheme="minorHAnsi" w:hAnsiTheme="minorHAnsi" w:cstheme="minorHAnsi"/>
          <w:sz w:val="22"/>
          <w:szCs w:val="22"/>
        </w:rPr>
        <w:t>areas</w:t>
      </w:r>
      <w:r w:rsidRPr="00A9426F">
        <w:rPr>
          <w:rFonts w:asciiTheme="minorHAnsi" w:hAnsiTheme="minorHAnsi" w:cstheme="minorHAnsi"/>
          <w:sz w:val="22"/>
          <w:szCs w:val="22"/>
        </w:rPr>
        <w:t xml:space="preserve">, we analyze the TMI grid </w:t>
      </w:r>
      <w:r w:rsidR="001942F0" w:rsidRPr="00A9426F">
        <w:rPr>
          <w:rFonts w:asciiTheme="minorHAnsi" w:hAnsiTheme="minorHAnsi" w:cstheme="minorHAnsi"/>
          <w:sz w:val="22"/>
          <w:szCs w:val="22"/>
        </w:rPr>
        <w:t>(</w:t>
      </w:r>
      <w:r w:rsidR="00C35805">
        <w:rPr>
          <w:rFonts w:asciiTheme="minorHAnsi" w:hAnsiTheme="minorHAnsi" w:cstheme="minorHAnsi"/>
          <w:sz w:val="22"/>
          <w:szCs w:val="22"/>
        </w:rPr>
        <w:fldChar w:fldCharType="begin"/>
      </w:r>
      <w:r w:rsidR="00C35805">
        <w:rPr>
          <w:rFonts w:asciiTheme="minorHAnsi" w:hAnsiTheme="minorHAnsi" w:cstheme="minorHAnsi"/>
          <w:sz w:val="22"/>
          <w:szCs w:val="22"/>
        </w:rPr>
        <w:instrText xml:space="preserve"> REF _Ref229216294 \h </w:instrText>
      </w:r>
      <w:r w:rsidR="00C35805">
        <w:rPr>
          <w:rFonts w:asciiTheme="minorHAnsi" w:hAnsiTheme="minorHAnsi" w:cstheme="minorHAnsi"/>
          <w:sz w:val="22"/>
          <w:szCs w:val="22"/>
        </w:rPr>
      </w:r>
      <w:r w:rsidR="00C35805">
        <w:rPr>
          <w:rFonts w:asciiTheme="minorHAnsi" w:hAnsiTheme="minorHAnsi" w:cstheme="minorHAnsi"/>
          <w:sz w:val="22"/>
          <w:szCs w:val="22"/>
        </w:rPr>
        <w:fldChar w:fldCharType="separate"/>
      </w:r>
      <w:r w:rsidR="00C35805">
        <w:t xml:space="preserve">Figure </w:t>
      </w:r>
      <w:r w:rsidR="00C35805">
        <w:rPr>
          <w:noProof/>
        </w:rPr>
        <w:t>1</w:t>
      </w:r>
      <w:r w:rsidR="00C35805">
        <w:rPr>
          <w:rFonts w:asciiTheme="minorHAnsi" w:hAnsiTheme="minorHAnsi" w:cstheme="minorHAnsi"/>
          <w:sz w:val="22"/>
          <w:szCs w:val="22"/>
        </w:rPr>
        <w:fldChar w:fldCharType="end"/>
      </w:r>
      <w:r w:rsidR="001942F0" w:rsidRPr="00A9426F">
        <w:rPr>
          <w:rFonts w:asciiTheme="minorHAnsi" w:hAnsiTheme="minorHAnsi" w:cstheme="minorHAnsi"/>
          <w:sz w:val="22"/>
          <w:szCs w:val="22"/>
        </w:rPr>
        <w:t>)</w:t>
      </w:r>
      <w:r w:rsidR="0041081E" w:rsidRPr="00A9426F">
        <w:rPr>
          <w:rFonts w:asciiTheme="minorHAnsi" w:hAnsiTheme="minorHAnsi" w:cstheme="minorHAnsi"/>
          <w:sz w:val="22"/>
          <w:szCs w:val="22"/>
        </w:rPr>
        <w:t xml:space="preserve"> </w:t>
      </w:r>
      <w:commentRangeStart w:id="14"/>
      <w:r w:rsidRPr="00A9426F">
        <w:rPr>
          <w:rFonts w:asciiTheme="minorHAnsi" w:hAnsiTheme="minorHAnsi" w:cstheme="minorHAnsi"/>
          <w:sz w:val="22"/>
          <w:szCs w:val="22"/>
        </w:rPr>
        <w:t>using a sliding-window approach</w:t>
      </w:r>
      <w:commentRangeEnd w:id="14"/>
      <w:r w:rsidR="003D71C2">
        <w:rPr>
          <w:rStyle w:val="CommentReference"/>
          <w:rFonts w:asciiTheme="minorHAnsi" w:hAnsiTheme="minorHAnsi" w:cstheme="minorHAnsi"/>
          <w:sz w:val="22"/>
          <w:szCs w:val="22"/>
        </w:rPr>
        <w:commentReference w:id="14"/>
      </w:r>
      <w:r w:rsidR="00CC522D">
        <w:rPr>
          <w:rFonts w:asciiTheme="minorHAnsi" w:hAnsiTheme="minorHAnsi" w:cstheme="minorHAnsi"/>
          <w:sz w:val="22"/>
          <w:szCs w:val="22"/>
        </w:rPr>
        <w:t>. Here,</w:t>
      </w:r>
      <w:r w:rsidRPr="00A9426F">
        <w:rPr>
          <w:rFonts w:asciiTheme="minorHAnsi" w:hAnsiTheme="minorHAnsi" w:cstheme="minorHAnsi"/>
          <w:sz w:val="22"/>
          <w:szCs w:val="22"/>
        </w:rPr>
        <w:t xml:space="preserve"> every window has exactly the same dimensions as the deposit footprint. The resulting analysis window measures 46 × 28 pixels (1,288 pixels in total)</w:t>
      </w:r>
      <w:r w:rsidR="00F25338">
        <w:rPr>
          <w:rFonts w:asciiTheme="minorHAnsi" w:hAnsiTheme="minorHAnsi" w:cstheme="minorHAnsi"/>
          <w:sz w:val="22"/>
          <w:szCs w:val="22"/>
        </w:rPr>
        <w:t>. It</w:t>
      </w:r>
      <w:r w:rsidRPr="00A9426F">
        <w:rPr>
          <w:rFonts w:asciiTheme="minorHAnsi" w:hAnsiTheme="minorHAnsi" w:cstheme="minorHAnsi"/>
          <w:sz w:val="22"/>
          <w:szCs w:val="22"/>
        </w:rPr>
        <w:t xml:space="preserve"> corresponds to a physical area of 9.20 × 5.60 km at the 200-m grid resolution. </w:t>
      </w:r>
      <w:r w:rsidR="005029FA" w:rsidRPr="005029FA">
        <w:rPr>
          <w:rFonts w:asciiTheme="minorHAnsi" w:hAnsiTheme="minorHAnsi" w:cstheme="minorHAnsi"/>
          <w:sz w:val="22"/>
          <w:szCs w:val="22"/>
        </w:rPr>
        <w:t>We move</w:t>
      </w:r>
      <w:r w:rsidR="00787E56" w:rsidRPr="00A9426F">
        <w:rPr>
          <w:rFonts w:asciiTheme="minorHAnsi" w:hAnsiTheme="minorHAnsi" w:cstheme="minorHAnsi"/>
          <w:sz w:val="22"/>
          <w:szCs w:val="22"/>
        </w:rPr>
        <w:t xml:space="preserve"> this window across the full 259 × 138 km </w:t>
      </w:r>
      <w:r w:rsidR="00471BA7" w:rsidRPr="00A9426F">
        <w:rPr>
          <w:rFonts w:asciiTheme="minorHAnsi" w:hAnsiTheme="minorHAnsi" w:cstheme="minorHAnsi"/>
          <w:sz w:val="22"/>
          <w:szCs w:val="22"/>
        </w:rPr>
        <w:t>demonstration</w:t>
      </w:r>
      <w:r w:rsidR="00787E56" w:rsidRPr="00A9426F">
        <w:rPr>
          <w:rFonts w:asciiTheme="minorHAnsi" w:hAnsiTheme="minorHAnsi" w:cstheme="minorHAnsi"/>
          <w:sz w:val="22"/>
          <w:szCs w:val="22"/>
        </w:rPr>
        <w:t xml:space="preserve"> area </w:t>
      </w:r>
      <w:r w:rsidR="008F1521" w:rsidRPr="00A9426F">
        <w:rPr>
          <w:rFonts w:asciiTheme="minorHAnsi" w:hAnsiTheme="minorHAnsi" w:cstheme="minorHAnsi"/>
          <w:sz w:val="22"/>
          <w:szCs w:val="22"/>
        </w:rPr>
        <w:t xml:space="preserve">(2,485 × 3,527 pixels) </w:t>
      </w:r>
      <w:r w:rsidR="00787E56" w:rsidRPr="00A9426F">
        <w:rPr>
          <w:rFonts w:asciiTheme="minorHAnsi" w:hAnsiTheme="minorHAnsi" w:cstheme="minorHAnsi"/>
          <w:sz w:val="22"/>
          <w:szCs w:val="22"/>
        </w:rPr>
        <w:t xml:space="preserve">using a fixed </w:t>
      </w:r>
      <w:r w:rsidR="0023633D" w:rsidRPr="00A9426F">
        <w:rPr>
          <w:rFonts w:asciiTheme="minorHAnsi" w:hAnsiTheme="minorHAnsi" w:cstheme="minorHAnsi"/>
          <w:sz w:val="22"/>
          <w:szCs w:val="22"/>
        </w:rPr>
        <w:t>lateral</w:t>
      </w:r>
      <w:r w:rsidR="00D01318" w:rsidRPr="00A9426F">
        <w:rPr>
          <w:rFonts w:asciiTheme="minorHAnsi" w:hAnsiTheme="minorHAnsi" w:cstheme="minorHAnsi"/>
          <w:sz w:val="22"/>
          <w:szCs w:val="22"/>
        </w:rPr>
        <w:t xml:space="preserve"> and vertical </w:t>
      </w:r>
      <w:r w:rsidR="00787E56" w:rsidRPr="00A9426F">
        <w:rPr>
          <w:rFonts w:asciiTheme="minorHAnsi" w:hAnsiTheme="minorHAnsi" w:cstheme="minorHAnsi"/>
          <w:sz w:val="22"/>
          <w:szCs w:val="22"/>
        </w:rPr>
        <w:t>stride</w:t>
      </w:r>
      <w:r w:rsidR="005029FA" w:rsidRPr="005029FA">
        <w:rPr>
          <w:rFonts w:asciiTheme="minorHAnsi" w:hAnsiTheme="minorHAnsi" w:cstheme="minorHAnsi"/>
          <w:sz w:val="22"/>
          <w:szCs w:val="22"/>
        </w:rPr>
        <w:t>.</w:t>
      </w:r>
      <w:r w:rsidR="005029FA">
        <w:rPr>
          <w:rFonts w:asciiTheme="minorHAnsi" w:hAnsiTheme="minorHAnsi" w:cstheme="minorHAnsi"/>
          <w:sz w:val="22"/>
          <w:szCs w:val="22"/>
        </w:rPr>
        <w:t xml:space="preserve"> </w:t>
      </w:r>
      <w:r w:rsidR="005029FA" w:rsidRPr="005029FA">
        <w:rPr>
          <w:rFonts w:asciiTheme="minorHAnsi" w:hAnsiTheme="minorHAnsi" w:cstheme="minorHAnsi"/>
          <w:sz w:val="22"/>
          <w:szCs w:val="22"/>
        </w:rPr>
        <w:t xml:space="preserve">This extracts </w:t>
      </w:r>
      <w:r w:rsidR="00DB7928" w:rsidRPr="00A9426F">
        <w:rPr>
          <w:rFonts w:asciiTheme="minorHAnsi" w:hAnsiTheme="minorHAnsi" w:cstheme="minorHAnsi"/>
          <w:sz w:val="22"/>
          <w:szCs w:val="22"/>
        </w:rPr>
        <w:t>13031</w:t>
      </w:r>
      <w:r w:rsidR="005029FA" w:rsidRPr="005029FA">
        <w:rPr>
          <w:rFonts w:asciiTheme="minorHAnsi" w:hAnsiTheme="minorHAnsi" w:cstheme="minorHAnsi"/>
          <w:sz w:val="22"/>
          <w:szCs w:val="22"/>
        </w:rPr>
        <w:t xml:space="preserve"> ospatially</w:t>
      </w:r>
      <w:r w:rsidR="00787E56" w:rsidRPr="00A9426F">
        <w:rPr>
          <w:rFonts w:asciiTheme="minorHAnsi" w:hAnsiTheme="minorHAnsi" w:cstheme="minorHAnsi"/>
          <w:sz w:val="22"/>
          <w:szCs w:val="22"/>
        </w:rPr>
        <w:t xml:space="preserve"> consistent </w:t>
      </w:r>
      <w:r w:rsidR="00396345">
        <w:rPr>
          <w:rFonts w:asciiTheme="minorHAnsi" w:hAnsiTheme="minorHAnsi" w:cstheme="minorHAnsi"/>
          <w:sz w:val="22"/>
          <w:szCs w:val="22"/>
        </w:rPr>
        <w:t>windows</w:t>
      </w:r>
      <w:r w:rsidR="00787E56" w:rsidRPr="00A9426F">
        <w:rPr>
          <w:rFonts w:asciiTheme="minorHAnsi" w:hAnsiTheme="minorHAnsi" w:cstheme="minorHAnsi"/>
          <w:sz w:val="22"/>
          <w:szCs w:val="22"/>
        </w:rPr>
        <w:t xml:space="preserve"> </w:t>
      </w:r>
      <w:r w:rsidR="005029FA" w:rsidRPr="005029FA">
        <w:rPr>
          <w:rFonts w:asciiTheme="minorHAnsi" w:hAnsiTheme="minorHAnsi" w:cstheme="minorHAnsi"/>
          <w:sz w:val="22"/>
          <w:szCs w:val="22"/>
        </w:rPr>
        <w:t>from</w:t>
      </w:r>
      <w:r w:rsidR="00787E56" w:rsidRPr="00A9426F">
        <w:rPr>
          <w:rFonts w:asciiTheme="minorHAnsi" w:hAnsiTheme="minorHAnsi" w:cstheme="minorHAnsi"/>
          <w:sz w:val="22"/>
          <w:szCs w:val="22"/>
        </w:rPr>
        <w:t xml:space="preserve"> the TMI </w:t>
      </w:r>
      <w:r w:rsidR="003B0070">
        <w:rPr>
          <w:rFonts w:asciiTheme="minorHAnsi" w:hAnsiTheme="minorHAnsi" w:cstheme="minorHAnsi"/>
          <w:sz w:val="22"/>
          <w:szCs w:val="22"/>
        </w:rPr>
        <w:t>grid</w:t>
      </w:r>
      <w:r w:rsidR="005029FA">
        <w:rPr>
          <w:rFonts w:asciiTheme="minorHAnsi" w:hAnsiTheme="minorHAnsi" w:cstheme="minorHAnsi"/>
          <w:sz w:val="22"/>
          <w:szCs w:val="22"/>
        </w:rPr>
        <w:t>. E</w:t>
      </w:r>
      <w:r w:rsidR="005029FA" w:rsidRPr="005029FA">
        <w:rPr>
          <w:rFonts w:asciiTheme="minorHAnsi" w:hAnsiTheme="minorHAnsi" w:cstheme="minorHAnsi"/>
          <w:sz w:val="22"/>
          <w:szCs w:val="22"/>
        </w:rPr>
        <w:t>ach</w:t>
      </w:r>
      <w:r w:rsidR="00787E56" w:rsidRPr="00A9426F">
        <w:rPr>
          <w:rFonts w:asciiTheme="minorHAnsi" w:hAnsiTheme="minorHAnsi" w:cstheme="minorHAnsi"/>
          <w:sz w:val="22"/>
          <w:szCs w:val="22"/>
        </w:rPr>
        <w:t xml:space="preserve"> of which can be directly compared to the deposit’s geophysical </w:t>
      </w:r>
      <w:r w:rsidR="00506561">
        <w:rPr>
          <w:rFonts w:asciiTheme="minorHAnsi" w:hAnsiTheme="minorHAnsi" w:cstheme="minorHAnsi"/>
          <w:sz w:val="22"/>
          <w:szCs w:val="22"/>
        </w:rPr>
        <w:t>geometry</w:t>
      </w:r>
      <w:r w:rsidR="00787E56" w:rsidRPr="00A9426F">
        <w:rPr>
          <w:rFonts w:asciiTheme="minorHAnsi" w:hAnsiTheme="minorHAnsi" w:cstheme="minorHAnsi"/>
          <w:sz w:val="22"/>
          <w:szCs w:val="22"/>
        </w:rPr>
        <w:t>.</w:t>
      </w:r>
      <w:commentRangeEnd w:id="13"/>
      <w:r w:rsidR="004E7E48" w:rsidRPr="00A9426F">
        <w:rPr>
          <w:rStyle w:val="CommentReference"/>
          <w:rFonts w:asciiTheme="minorHAnsi" w:hAnsiTheme="minorHAnsi" w:cstheme="minorHAnsi"/>
          <w:sz w:val="22"/>
          <w:szCs w:val="22"/>
        </w:rPr>
        <w:commentReference w:id="13"/>
      </w:r>
    </w:p>
    <w:p w14:paraId="415E70A2" w14:textId="77777777" w:rsidR="00D53A1D" w:rsidRPr="00A9426F" w:rsidRDefault="00D53A1D" w:rsidP="00650561">
      <w:pPr>
        <w:spacing w:line="276" w:lineRule="auto"/>
        <w:jc w:val="both"/>
        <w:rPr>
          <w:rFonts w:asciiTheme="minorHAnsi" w:hAnsiTheme="minorHAnsi" w:cstheme="minorHAnsi"/>
          <w:sz w:val="22"/>
          <w:szCs w:val="22"/>
        </w:rPr>
      </w:pPr>
    </w:p>
    <w:p w14:paraId="76F7D635" w14:textId="001AB47E" w:rsidR="004E13DD" w:rsidRPr="00A9426F" w:rsidRDefault="004E13DD" w:rsidP="00650561">
      <w:pPr>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Within this </w:t>
      </w:r>
      <w:r w:rsidR="00273AFD">
        <w:rPr>
          <w:rFonts w:asciiTheme="minorHAnsi" w:hAnsiTheme="minorHAnsi" w:cstheme="minorHAnsi"/>
          <w:sz w:val="22"/>
          <w:szCs w:val="22"/>
        </w:rPr>
        <w:t>study area</w:t>
      </w:r>
      <w:r w:rsidRPr="00A9426F">
        <w:rPr>
          <w:rFonts w:asciiTheme="minorHAnsi" w:hAnsiTheme="minorHAnsi" w:cstheme="minorHAnsi"/>
          <w:sz w:val="22"/>
          <w:szCs w:val="22"/>
        </w:rPr>
        <w:t>, several other economic IOCG and iron-ore deposits exhibit comparable magnetic dipoles</w:t>
      </w:r>
      <w:r w:rsidR="005C388C" w:rsidRPr="00A9426F">
        <w:rPr>
          <w:rFonts w:asciiTheme="minorHAnsi" w:hAnsiTheme="minorHAnsi" w:cstheme="minorHAnsi"/>
          <w:sz w:val="22"/>
          <w:szCs w:val="22"/>
        </w:rPr>
        <w:t xml:space="preserve"> (</w:t>
      </w:r>
      <w:commentRangeStart w:id="15"/>
      <w:r w:rsidR="005C388C" w:rsidRPr="00A9426F">
        <w:rPr>
          <w:rFonts w:asciiTheme="minorHAnsi" w:hAnsiTheme="minorHAnsi" w:cstheme="minorHAnsi"/>
          <w:sz w:val="22"/>
          <w:szCs w:val="22"/>
        </w:rPr>
        <w:t xml:space="preserve">Tucuma, </w:t>
      </w:r>
      <w:r w:rsidR="006675CC" w:rsidRPr="00A9426F">
        <w:rPr>
          <w:rFonts w:asciiTheme="minorHAnsi" w:hAnsiTheme="minorHAnsi" w:cstheme="minorHAnsi"/>
          <w:sz w:val="22"/>
          <w:szCs w:val="22"/>
        </w:rPr>
        <w:t xml:space="preserve">Pedra Branca, </w:t>
      </w:r>
      <w:r w:rsidR="008E10F7" w:rsidRPr="00A9426F">
        <w:rPr>
          <w:rFonts w:asciiTheme="minorHAnsi" w:hAnsiTheme="minorHAnsi" w:cstheme="minorHAnsi"/>
          <w:sz w:val="22"/>
          <w:szCs w:val="22"/>
        </w:rPr>
        <w:t xml:space="preserve">Salobo, </w:t>
      </w:r>
      <w:r w:rsidR="00A61E56" w:rsidRPr="00A9426F">
        <w:rPr>
          <w:rFonts w:asciiTheme="minorHAnsi" w:hAnsiTheme="minorHAnsi" w:cstheme="minorHAnsi"/>
          <w:sz w:val="22"/>
          <w:szCs w:val="22"/>
        </w:rPr>
        <w:t>etc</w:t>
      </w:r>
      <w:commentRangeEnd w:id="15"/>
      <w:r w:rsidR="00BE084D" w:rsidRPr="00A9426F">
        <w:rPr>
          <w:rStyle w:val="CommentReference"/>
          <w:rFonts w:asciiTheme="minorHAnsi" w:hAnsiTheme="minorHAnsi" w:cstheme="minorHAnsi"/>
          <w:sz w:val="22"/>
          <w:szCs w:val="22"/>
        </w:rPr>
        <w:commentReference w:id="15"/>
      </w:r>
      <w:r w:rsidR="00A61E56" w:rsidRPr="00A9426F">
        <w:rPr>
          <w:rFonts w:asciiTheme="minorHAnsi" w:hAnsiTheme="minorHAnsi" w:cstheme="minorHAnsi"/>
          <w:sz w:val="22"/>
          <w:szCs w:val="22"/>
        </w:rPr>
        <w:t>.</w:t>
      </w:r>
      <w:r w:rsidR="005C388C" w:rsidRPr="00A9426F">
        <w:rPr>
          <w:rFonts w:asciiTheme="minorHAnsi" w:hAnsiTheme="minorHAnsi" w:cstheme="minorHAnsi"/>
          <w:sz w:val="22"/>
          <w:szCs w:val="22"/>
        </w:rPr>
        <w:t>)</w:t>
      </w:r>
      <w:r w:rsidR="005F4DB9">
        <w:rPr>
          <w:rFonts w:asciiTheme="minorHAnsi" w:hAnsiTheme="minorHAnsi" w:cstheme="minorHAnsi"/>
          <w:sz w:val="22"/>
          <w:szCs w:val="22"/>
        </w:rPr>
        <w:t>.</w:t>
      </w:r>
      <w:r w:rsidR="000751BE">
        <w:rPr>
          <w:rFonts w:asciiTheme="minorHAnsi" w:hAnsiTheme="minorHAnsi" w:cstheme="minorHAnsi"/>
          <w:sz w:val="22"/>
          <w:szCs w:val="22"/>
        </w:rPr>
        <w:t xml:space="preserve"> </w:t>
      </w:r>
      <w:r w:rsidR="00C97030" w:rsidRPr="00C97030">
        <w:rPr>
          <w:rFonts w:asciiTheme="minorHAnsi" w:hAnsiTheme="minorHAnsi" w:cstheme="minorHAnsi"/>
          <w:sz w:val="22"/>
          <w:szCs w:val="22"/>
        </w:rPr>
        <w:t>These deposits provide an independent way to test whether</w:t>
      </w:r>
      <w:r w:rsidRPr="00A9426F">
        <w:rPr>
          <w:rFonts w:asciiTheme="minorHAnsi" w:hAnsiTheme="minorHAnsi" w:cstheme="minorHAnsi"/>
          <w:sz w:val="22"/>
          <w:szCs w:val="22"/>
        </w:rPr>
        <w:t xml:space="preserve"> the method </w:t>
      </w:r>
      <w:r w:rsidR="00C97030" w:rsidRPr="00C97030">
        <w:rPr>
          <w:rFonts w:asciiTheme="minorHAnsi" w:hAnsiTheme="minorHAnsi" w:cstheme="minorHAnsi"/>
          <w:sz w:val="22"/>
          <w:szCs w:val="22"/>
        </w:rPr>
        <w:t>identifies meaningful</w:t>
      </w:r>
      <w:r w:rsidRPr="00A9426F">
        <w:rPr>
          <w:rFonts w:asciiTheme="minorHAnsi" w:hAnsiTheme="minorHAnsi" w:cstheme="minorHAnsi"/>
          <w:sz w:val="22"/>
          <w:szCs w:val="22"/>
        </w:rPr>
        <w:t xml:space="preserve"> targets</w:t>
      </w:r>
      <w:r w:rsidR="00514F32" w:rsidRPr="00A9426F">
        <w:rPr>
          <w:rFonts w:asciiTheme="minorHAnsi" w:hAnsiTheme="minorHAnsi" w:cstheme="minorHAnsi"/>
          <w:sz w:val="22"/>
          <w:szCs w:val="22"/>
        </w:rPr>
        <w:t xml:space="preserve"> (</w:t>
      </w:r>
      <w:r w:rsidR="00514F32" w:rsidRPr="00A9426F">
        <w:rPr>
          <w:rFonts w:asciiTheme="minorHAnsi" w:hAnsiTheme="minorHAnsi" w:cstheme="minorHAnsi"/>
          <w:sz w:val="22"/>
          <w:szCs w:val="22"/>
        </w:rPr>
        <w:fldChar w:fldCharType="begin"/>
      </w:r>
      <w:r w:rsidR="00514F32" w:rsidRPr="00A9426F">
        <w:rPr>
          <w:rFonts w:asciiTheme="minorHAnsi" w:hAnsiTheme="minorHAnsi" w:cstheme="minorHAnsi"/>
          <w:sz w:val="22"/>
          <w:szCs w:val="22"/>
        </w:rPr>
        <w:instrText xml:space="preserve"> REF _Ref226398554 \h </w:instrText>
      </w:r>
      <w:r w:rsidR="0019221C" w:rsidRPr="00A9426F">
        <w:rPr>
          <w:rFonts w:asciiTheme="minorHAnsi" w:hAnsiTheme="minorHAnsi" w:cstheme="minorHAnsi"/>
          <w:sz w:val="22"/>
          <w:szCs w:val="22"/>
        </w:rPr>
        <w:instrText xml:space="preserve"> \* MERGEFORMAT </w:instrText>
      </w:r>
      <w:r w:rsidR="00514F32" w:rsidRPr="00A9426F">
        <w:rPr>
          <w:rFonts w:asciiTheme="minorHAnsi" w:hAnsiTheme="minorHAnsi" w:cstheme="minorHAnsi"/>
          <w:sz w:val="22"/>
          <w:szCs w:val="22"/>
        </w:rPr>
      </w:r>
      <w:r w:rsidR="00514F32" w:rsidRPr="00A9426F">
        <w:rPr>
          <w:rFonts w:asciiTheme="minorHAnsi" w:hAnsiTheme="minorHAnsi" w:cstheme="minorHAnsi"/>
          <w:sz w:val="22"/>
          <w:szCs w:val="22"/>
        </w:rPr>
        <w:fldChar w:fldCharType="separate"/>
      </w:r>
      <w:r w:rsidR="00514F32" w:rsidRPr="00A9426F">
        <w:rPr>
          <w:rFonts w:asciiTheme="minorHAnsi" w:hAnsiTheme="minorHAnsi" w:cstheme="minorHAnsi"/>
          <w:sz w:val="22"/>
          <w:szCs w:val="22"/>
        </w:rPr>
        <w:t xml:space="preserve">Figure </w:t>
      </w:r>
      <w:r w:rsidR="00514F32" w:rsidRPr="00A9426F">
        <w:rPr>
          <w:rFonts w:asciiTheme="minorHAnsi" w:hAnsiTheme="minorHAnsi" w:cstheme="minorHAnsi"/>
          <w:noProof/>
          <w:sz w:val="22"/>
          <w:szCs w:val="22"/>
        </w:rPr>
        <w:t>2</w:t>
      </w:r>
      <w:r w:rsidR="00514F32" w:rsidRPr="00A9426F">
        <w:rPr>
          <w:rFonts w:asciiTheme="minorHAnsi" w:hAnsiTheme="minorHAnsi" w:cstheme="minorHAnsi"/>
          <w:sz w:val="22"/>
          <w:szCs w:val="22"/>
        </w:rPr>
        <w:fldChar w:fldCharType="end"/>
      </w:r>
      <w:r w:rsidR="00514F32" w:rsidRPr="00A9426F">
        <w:rPr>
          <w:rFonts w:asciiTheme="minorHAnsi" w:hAnsiTheme="minorHAnsi" w:cstheme="minorHAnsi"/>
          <w:sz w:val="22"/>
          <w:szCs w:val="22"/>
        </w:rPr>
        <w:t>)</w:t>
      </w:r>
      <w:r w:rsidRPr="00A9426F">
        <w:rPr>
          <w:rFonts w:asciiTheme="minorHAnsi" w:hAnsiTheme="minorHAnsi" w:cstheme="minorHAnsi"/>
          <w:sz w:val="22"/>
          <w:szCs w:val="22"/>
        </w:rPr>
        <w:t xml:space="preserve">. </w:t>
      </w:r>
    </w:p>
    <w:p w14:paraId="1637DA55" w14:textId="4001624F" w:rsidR="00C65E30" w:rsidRPr="00A9426F" w:rsidRDefault="00C65E30" w:rsidP="00650561">
      <w:pPr>
        <w:spacing w:line="276" w:lineRule="auto"/>
        <w:jc w:val="both"/>
        <w:rPr>
          <w:rFonts w:asciiTheme="minorHAnsi" w:hAnsiTheme="minorHAnsi" w:cstheme="minorHAnsi"/>
          <w:sz w:val="22"/>
          <w:szCs w:val="22"/>
        </w:rPr>
      </w:pPr>
    </w:p>
    <w:p w14:paraId="4957F369" w14:textId="77777777" w:rsidR="00514F32" w:rsidRPr="00A9426F" w:rsidRDefault="00514F32" w:rsidP="00650561">
      <w:pPr>
        <w:keepNext/>
        <w:spacing w:line="276" w:lineRule="auto"/>
        <w:jc w:val="both"/>
        <w:rPr>
          <w:rFonts w:asciiTheme="minorHAnsi" w:hAnsiTheme="minorHAnsi" w:cstheme="minorHAnsi"/>
          <w:sz w:val="22"/>
          <w:szCs w:val="22"/>
        </w:rPr>
      </w:pPr>
      <w:r w:rsidRPr="00A9426F">
        <w:rPr>
          <w:rFonts w:asciiTheme="minorHAnsi" w:hAnsiTheme="minorHAnsi" w:cstheme="minorHAnsi"/>
          <w:noProof/>
          <w:sz w:val="22"/>
          <w:szCs w:val="22"/>
          <w14:ligatures w14:val="standardContextual"/>
        </w:rPr>
        <w:drawing>
          <wp:inline distT="0" distB="0" distL="0" distR="0" wp14:anchorId="39121D8F" wp14:editId="5707CAAD">
            <wp:extent cx="5943600" cy="2475865"/>
            <wp:effectExtent l="0" t="0" r="0" b="635"/>
            <wp:docPr id="13218251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25191" name="Picture 13218251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75865"/>
                    </a:xfrm>
                    <a:prstGeom prst="rect">
                      <a:avLst/>
                    </a:prstGeom>
                  </pic:spPr>
                </pic:pic>
              </a:graphicData>
            </a:graphic>
          </wp:inline>
        </w:drawing>
      </w:r>
    </w:p>
    <w:p w14:paraId="0EA61BDD" w14:textId="435F86C4" w:rsidR="00514F32" w:rsidRPr="003835E1" w:rsidRDefault="00514F32" w:rsidP="002B7EDC">
      <w:pPr>
        <w:pStyle w:val="Caption"/>
        <w:jc w:val="both"/>
        <w:rPr>
          <w:rFonts w:cstheme="minorHAnsi"/>
          <w:sz w:val="20"/>
          <w:szCs w:val="20"/>
        </w:rPr>
      </w:pPr>
      <w:bookmarkStart w:id="16" w:name="_Ref226398554"/>
      <w:r w:rsidRPr="003835E1">
        <w:rPr>
          <w:rFonts w:cstheme="minorHAnsi"/>
          <w:sz w:val="20"/>
          <w:szCs w:val="20"/>
        </w:rPr>
        <w:t xml:space="preserve">Figure </w:t>
      </w:r>
      <w:r w:rsidRPr="003835E1">
        <w:rPr>
          <w:rFonts w:cstheme="minorHAnsi"/>
          <w:sz w:val="20"/>
          <w:szCs w:val="20"/>
        </w:rPr>
        <w:fldChar w:fldCharType="begin"/>
      </w:r>
      <w:r w:rsidRPr="003835E1">
        <w:rPr>
          <w:rFonts w:cstheme="minorHAnsi"/>
          <w:sz w:val="20"/>
          <w:szCs w:val="20"/>
        </w:rPr>
        <w:instrText xml:space="preserve"> SEQ Figure \* ARABIC </w:instrText>
      </w:r>
      <w:r w:rsidRPr="003835E1">
        <w:rPr>
          <w:rFonts w:cstheme="minorHAnsi"/>
          <w:sz w:val="20"/>
          <w:szCs w:val="20"/>
        </w:rPr>
        <w:fldChar w:fldCharType="separate"/>
      </w:r>
      <w:r w:rsidR="00457A5D" w:rsidRPr="003835E1">
        <w:rPr>
          <w:rFonts w:cstheme="minorHAnsi"/>
          <w:noProof/>
          <w:sz w:val="20"/>
          <w:szCs w:val="20"/>
        </w:rPr>
        <w:t>2</w:t>
      </w:r>
      <w:r w:rsidRPr="003835E1">
        <w:rPr>
          <w:rFonts w:cstheme="minorHAnsi"/>
          <w:sz w:val="20"/>
          <w:szCs w:val="20"/>
        </w:rPr>
        <w:fldChar w:fldCharType="end"/>
      </w:r>
      <w:bookmarkEnd w:id="16"/>
      <w:r w:rsidRPr="003835E1">
        <w:rPr>
          <w:rFonts w:cstheme="minorHAnsi"/>
          <w:sz w:val="20"/>
          <w:szCs w:val="20"/>
        </w:rPr>
        <w:t xml:space="preserve">. Centered south-north (S-N) TMI profiles and corresponding 2D deposit windows for the twelve deposits. The profiles summarize the 1D </w:t>
      </w:r>
      <w:r w:rsidR="00506561">
        <w:rPr>
          <w:rFonts w:cstheme="minorHAnsi"/>
          <w:sz w:val="20"/>
          <w:szCs w:val="20"/>
        </w:rPr>
        <w:t>geometry</w:t>
      </w:r>
      <w:r w:rsidRPr="003835E1">
        <w:rPr>
          <w:rFonts w:cstheme="minorHAnsi"/>
          <w:sz w:val="20"/>
          <w:szCs w:val="20"/>
        </w:rPr>
        <w:t>, while the 2D windows show the full spatial patterns used in the spatial PCA analysis.</w:t>
      </w:r>
    </w:p>
    <w:p w14:paraId="6B22912B" w14:textId="52876C24" w:rsidR="00C65E30" w:rsidRPr="00A9426F" w:rsidRDefault="00C65E30" w:rsidP="00650561">
      <w:pPr>
        <w:spacing w:before="240" w:after="240" w:line="276" w:lineRule="auto"/>
        <w:jc w:val="both"/>
        <w:rPr>
          <w:rFonts w:asciiTheme="minorHAnsi" w:hAnsiTheme="minorHAnsi" w:cstheme="minorHAnsi"/>
          <w:sz w:val="22"/>
          <w:szCs w:val="22"/>
        </w:rPr>
      </w:pPr>
      <w:r w:rsidRPr="00A9426F">
        <w:rPr>
          <w:rFonts w:asciiTheme="minorHAnsi" w:hAnsiTheme="minorHAnsi" w:cstheme="minorHAnsi"/>
          <w:sz w:val="22"/>
          <w:szCs w:val="22"/>
        </w:rPr>
        <w:lastRenderedPageBreak/>
        <w:t xml:space="preserve">Case 2 focuses on Alemão (Deposit 3) as a representative multivariate example. In the Igarapé Bahia camp, IOCG mineralization </w:t>
      </w:r>
      <w:r w:rsidR="00961107">
        <w:rPr>
          <w:rFonts w:asciiTheme="minorHAnsi" w:hAnsiTheme="minorHAnsi" w:cstheme="minorHAnsi"/>
          <w:sz w:val="22"/>
          <w:szCs w:val="22"/>
        </w:rPr>
        <w:t xml:space="preserve">also </w:t>
      </w:r>
      <w:r w:rsidR="005E4606">
        <w:rPr>
          <w:rFonts w:asciiTheme="minorHAnsi" w:hAnsiTheme="minorHAnsi" w:cstheme="minorHAnsi"/>
          <w:sz w:val="22"/>
          <w:szCs w:val="22"/>
        </w:rPr>
        <w:t>expresses</w:t>
      </w:r>
      <w:r w:rsidRPr="00A9426F">
        <w:rPr>
          <w:rFonts w:asciiTheme="minorHAnsi" w:hAnsiTheme="minorHAnsi" w:cstheme="minorHAnsi"/>
          <w:sz w:val="22"/>
          <w:szCs w:val="22"/>
        </w:rPr>
        <w:t xml:space="preserve"> </w:t>
      </w:r>
      <w:r w:rsidR="00961107">
        <w:rPr>
          <w:rFonts w:asciiTheme="minorHAnsi" w:hAnsiTheme="minorHAnsi" w:cstheme="minorHAnsi"/>
          <w:sz w:val="22"/>
          <w:szCs w:val="22"/>
        </w:rPr>
        <w:t xml:space="preserve">a </w:t>
      </w:r>
      <w:r w:rsidRPr="00A9426F">
        <w:rPr>
          <w:rFonts w:asciiTheme="minorHAnsi" w:hAnsiTheme="minorHAnsi" w:cstheme="minorHAnsi"/>
          <w:sz w:val="22"/>
          <w:szCs w:val="22"/>
        </w:rPr>
        <w:t>dipole</w:t>
      </w:r>
      <w:r w:rsidR="005E4606">
        <w:rPr>
          <w:rFonts w:asciiTheme="minorHAnsi" w:hAnsiTheme="minorHAnsi" w:cstheme="minorHAnsi"/>
          <w:sz w:val="22"/>
          <w:szCs w:val="22"/>
        </w:rPr>
        <w:t xml:space="preserve"> geometry </w:t>
      </w:r>
      <w:r w:rsidR="00112612">
        <w:rPr>
          <w:rFonts w:asciiTheme="minorHAnsi" w:hAnsiTheme="minorHAnsi" w:cstheme="minorHAnsi"/>
          <w:sz w:val="22"/>
          <w:szCs w:val="22"/>
        </w:rPr>
        <w:t>in the TMI grid</w:t>
      </w:r>
      <w:r w:rsidRPr="00A9426F">
        <w:rPr>
          <w:rFonts w:asciiTheme="minorHAnsi" w:hAnsiTheme="minorHAnsi" w:cstheme="minorHAnsi"/>
          <w:sz w:val="22"/>
          <w:szCs w:val="22"/>
        </w:rPr>
        <w:t xml:space="preserve">. Alemão has been described as a </w:t>
      </w:r>
      <w:commentRangeStart w:id="17"/>
      <w:r w:rsidRPr="00A9426F">
        <w:rPr>
          <w:rFonts w:asciiTheme="minorHAnsi" w:hAnsiTheme="minorHAnsi" w:cstheme="minorHAnsi"/>
          <w:sz w:val="22"/>
          <w:szCs w:val="22"/>
        </w:rPr>
        <w:t xml:space="preserve">Cu-Au-(U-REE) </w:t>
      </w:r>
      <w:commentRangeEnd w:id="17"/>
      <w:r w:rsidR="003363B3" w:rsidRPr="00A9426F">
        <w:rPr>
          <w:rStyle w:val="CommentReference"/>
          <w:rFonts w:asciiTheme="minorHAnsi" w:hAnsiTheme="minorHAnsi" w:cstheme="minorHAnsi"/>
          <w:sz w:val="22"/>
          <w:szCs w:val="22"/>
        </w:rPr>
        <w:commentReference w:id="17"/>
      </w:r>
      <w:r w:rsidRPr="00A9426F">
        <w:rPr>
          <w:rFonts w:asciiTheme="minorHAnsi" w:hAnsiTheme="minorHAnsi" w:cstheme="minorHAnsi"/>
          <w:sz w:val="22"/>
          <w:szCs w:val="22"/>
        </w:rPr>
        <w:t>IOCG deposit containing minor uraninite</w:t>
      </w:r>
      <w:r w:rsidR="00936102">
        <w:rPr>
          <w:rFonts w:asciiTheme="minorHAnsi" w:hAnsiTheme="minorHAnsi" w:cstheme="minorHAnsi"/>
          <w:sz w:val="22"/>
          <w:szCs w:val="22"/>
        </w:rPr>
        <w:t>. Therefore,</w:t>
      </w:r>
      <w:r w:rsidRPr="00A9426F">
        <w:rPr>
          <w:rFonts w:asciiTheme="minorHAnsi" w:hAnsiTheme="minorHAnsi" w:cstheme="minorHAnsi"/>
          <w:sz w:val="22"/>
          <w:szCs w:val="22"/>
        </w:rPr>
        <w:t xml:space="preserve"> elevated radiometric U provides a geologically meaningful complementary signal in this area</w:t>
      </w:r>
      <w:r w:rsidR="004F25D0">
        <w:rPr>
          <w:rFonts w:asciiTheme="minorHAnsi" w:hAnsiTheme="minorHAnsi" w:cstheme="minorHAnsi"/>
          <w:sz w:val="22"/>
          <w:szCs w:val="22"/>
        </w:rPr>
        <w:t>. The</w:t>
      </w:r>
      <w:r w:rsidRPr="00A9426F">
        <w:rPr>
          <w:rFonts w:asciiTheme="minorHAnsi" w:hAnsiTheme="minorHAnsi" w:cstheme="minorHAnsi"/>
          <w:sz w:val="22"/>
          <w:szCs w:val="22"/>
        </w:rPr>
        <w:t xml:space="preserve"> combined presence of a magnetic dipole and high radiometric U is treated here as a district-specific IOCG exploration signature</w:t>
      </w:r>
      <w:r w:rsidR="00375C1A">
        <w:rPr>
          <w:rFonts w:asciiTheme="minorHAnsi" w:hAnsiTheme="minorHAnsi" w:cstheme="minorHAnsi"/>
          <w:sz w:val="22"/>
          <w:szCs w:val="22"/>
        </w:rPr>
        <w:t>. This</w:t>
      </w:r>
      <w:r w:rsidRPr="00A9426F">
        <w:rPr>
          <w:rFonts w:asciiTheme="minorHAnsi" w:hAnsiTheme="minorHAnsi" w:cstheme="minorHAnsi"/>
          <w:sz w:val="22"/>
          <w:szCs w:val="22"/>
        </w:rPr>
        <w:t xml:space="preserve"> motivates the multivariate TMI + U analysis developed in Case 2.</w:t>
      </w:r>
    </w:p>
    <w:p w14:paraId="7D97AC97" w14:textId="1B34F777" w:rsidR="00761579" w:rsidRPr="00A9426F" w:rsidRDefault="00314C12" w:rsidP="00650561">
      <w:pPr>
        <w:pStyle w:val="Heading2"/>
        <w:numPr>
          <w:ilvl w:val="0"/>
          <w:numId w:val="9"/>
        </w:numPr>
        <w:spacing w:line="276" w:lineRule="auto"/>
        <w:jc w:val="both"/>
        <w:rPr>
          <w:rFonts w:asciiTheme="minorHAnsi" w:hAnsiTheme="minorHAnsi" w:cstheme="minorHAnsi"/>
          <w:sz w:val="22"/>
          <w:szCs w:val="22"/>
        </w:rPr>
      </w:pPr>
      <w:bookmarkStart w:id="18" w:name="OLE_LINK1"/>
      <w:r w:rsidRPr="00A9426F">
        <w:rPr>
          <w:rFonts w:asciiTheme="minorHAnsi" w:hAnsiTheme="minorHAnsi" w:cstheme="minorHAnsi"/>
          <w:sz w:val="22"/>
          <w:szCs w:val="22"/>
        </w:rPr>
        <w:t>Methodology</w:t>
      </w:r>
    </w:p>
    <w:p w14:paraId="06C7CF78" w14:textId="77777777" w:rsidR="00907A5F" w:rsidRDefault="00907A5F" w:rsidP="00650561">
      <w:pPr>
        <w:spacing w:line="276" w:lineRule="auto"/>
        <w:jc w:val="both"/>
        <w:rPr>
          <w:rFonts w:asciiTheme="minorHAnsi" w:hAnsiTheme="minorHAnsi" w:cstheme="minorHAnsi"/>
          <w:sz w:val="22"/>
          <w:szCs w:val="22"/>
        </w:rPr>
      </w:pPr>
    </w:p>
    <w:p w14:paraId="36E857A8" w14:textId="63DCD911" w:rsidR="005A393D" w:rsidRPr="00DC2125" w:rsidRDefault="005A393D" w:rsidP="00F82F82">
      <w:pPr>
        <w:spacing w:line="276" w:lineRule="auto"/>
        <w:jc w:val="both"/>
        <w:rPr>
          <w:rFonts w:asciiTheme="minorHAnsi" w:hAnsiTheme="minorHAnsi" w:cstheme="minorHAnsi"/>
          <w:b/>
          <w:bCs/>
          <w:sz w:val="22"/>
          <w:szCs w:val="22"/>
        </w:rPr>
      </w:pPr>
      <w:r w:rsidRPr="00DC2125">
        <w:rPr>
          <w:rFonts w:asciiTheme="minorHAnsi" w:hAnsiTheme="minorHAnsi" w:cstheme="minorHAnsi"/>
          <w:b/>
          <w:bCs/>
          <w:sz w:val="22"/>
          <w:szCs w:val="22"/>
        </w:rPr>
        <w:t>Overview</w:t>
      </w:r>
    </w:p>
    <w:p w14:paraId="76BEDAA8" w14:textId="77777777" w:rsidR="005A393D" w:rsidRDefault="005A393D" w:rsidP="00F82F82">
      <w:pPr>
        <w:spacing w:line="276" w:lineRule="auto"/>
        <w:jc w:val="both"/>
        <w:rPr>
          <w:rFonts w:asciiTheme="minorHAnsi" w:hAnsiTheme="minorHAnsi" w:cstheme="minorHAnsi"/>
          <w:sz w:val="22"/>
          <w:szCs w:val="22"/>
        </w:rPr>
      </w:pPr>
    </w:p>
    <w:p w14:paraId="478E7CE1" w14:textId="3219FF1C" w:rsidR="00EF1E5C" w:rsidRDefault="00F86D07" w:rsidP="00F82F82">
      <w:pPr>
        <w:spacing w:line="276" w:lineRule="auto"/>
        <w:jc w:val="both"/>
        <w:rPr>
          <w:rFonts w:asciiTheme="minorHAnsi" w:hAnsiTheme="minorHAnsi" w:cstheme="minorHAnsi"/>
          <w:sz w:val="22"/>
          <w:szCs w:val="22"/>
        </w:rPr>
      </w:pPr>
      <w:r w:rsidRPr="00F86D07">
        <w:rPr>
          <w:rFonts w:asciiTheme="minorHAnsi" w:hAnsiTheme="minorHAnsi" w:cstheme="minorHAnsi"/>
          <w:sz w:val="22"/>
          <w:szCs w:val="22"/>
        </w:rPr>
        <w:t xml:space="preserve">The goal of the method is to create a data-driven similarity map and target ranking that shows which areas have geophysical </w:t>
      </w:r>
      <w:r>
        <w:rPr>
          <w:rFonts w:asciiTheme="minorHAnsi" w:hAnsiTheme="minorHAnsi" w:cstheme="minorHAnsi"/>
          <w:sz w:val="22"/>
          <w:szCs w:val="22"/>
        </w:rPr>
        <w:t>geometries</w:t>
      </w:r>
      <w:r w:rsidRPr="00F86D07">
        <w:rPr>
          <w:rFonts w:asciiTheme="minorHAnsi" w:hAnsiTheme="minorHAnsi" w:cstheme="minorHAnsi"/>
          <w:sz w:val="22"/>
          <w:szCs w:val="22"/>
        </w:rPr>
        <w:t xml:space="preserve"> most similar to </w:t>
      </w:r>
      <w:r>
        <w:rPr>
          <w:rFonts w:asciiTheme="minorHAnsi" w:hAnsiTheme="minorHAnsi" w:cstheme="minorHAnsi"/>
          <w:sz w:val="22"/>
          <w:szCs w:val="22"/>
        </w:rPr>
        <w:t xml:space="preserve">that of </w:t>
      </w:r>
      <w:r w:rsidRPr="00F86D07">
        <w:rPr>
          <w:rFonts w:asciiTheme="minorHAnsi" w:hAnsiTheme="minorHAnsi" w:cstheme="minorHAnsi"/>
          <w:sz w:val="22"/>
          <w:szCs w:val="22"/>
        </w:rPr>
        <w:t>the known deposit.</w:t>
      </w:r>
      <w:r>
        <w:rPr>
          <w:rFonts w:asciiTheme="minorHAnsi" w:hAnsiTheme="minorHAnsi" w:cstheme="minorHAnsi"/>
          <w:sz w:val="22"/>
          <w:szCs w:val="22"/>
        </w:rPr>
        <w:t xml:space="preserve"> </w:t>
      </w:r>
      <w:r w:rsidR="00F82F82" w:rsidRPr="00F82F82">
        <w:rPr>
          <w:rFonts w:asciiTheme="minorHAnsi" w:hAnsiTheme="minorHAnsi" w:cstheme="minorHAnsi"/>
          <w:sz w:val="22"/>
          <w:szCs w:val="22"/>
        </w:rPr>
        <w:t xml:space="preserve">The methodology starts </w:t>
      </w:r>
      <w:r w:rsidR="003D71C2">
        <w:rPr>
          <w:rFonts w:asciiTheme="minorHAnsi" w:hAnsiTheme="minorHAnsi" w:cstheme="minorHAnsi"/>
          <w:sz w:val="22"/>
          <w:szCs w:val="22"/>
        </w:rPr>
        <w:t xml:space="preserve">by placing a window over each known deposit (known from </w:t>
      </w:r>
      <w:commentRangeStart w:id="19"/>
      <w:r w:rsidR="003D71C2">
        <w:rPr>
          <w:rFonts w:asciiTheme="minorHAnsi" w:hAnsiTheme="minorHAnsi" w:cstheme="minorHAnsi"/>
          <w:sz w:val="22"/>
          <w:szCs w:val="22"/>
        </w:rPr>
        <w:t>drilling</w:t>
      </w:r>
      <w:r w:rsidR="00EF1E5C">
        <w:rPr>
          <w:rFonts w:asciiTheme="minorHAnsi" w:hAnsiTheme="minorHAnsi" w:cstheme="minorHAnsi"/>
          <w:sz w:val="22"/>
          <w:szCs w:val="22"/>
        </w:rPr>
        <w:t>)</w:t>
      </w:r>
      <w:r w:rsidR="00E42852">
        <w:rPr>
          <w:rFonts w:asciiTheme="minorHAnsi" w:hAnsiTheme="minorHAnsi" w:cstheme="minorHAnsi"/>
          <w:sz w:val="22"/>
          <w:szCs w:val="22"/>
        </w:rPr>
        <w:t xml:space="preserve"> (</w:t>
      </w:r>
      <w:r w:rsidR="00E42852">
        <w:rPr>
          <w:rFonts w:asciiTheme="minorHAnsi" w:hAnsiTheme="minorHAnsi" w:cstheme="minorHAnsi"/>
          <w:sz w:val="22"/>
          <w:szCs w:val="22"/>
        </w:rPr>
        <w:fldChar w:fldCharType="begin"/>
      </w:r>
      <w:r w:rsidR="00E42852">
        <w:rPr>
          <w:rFonts w:asciiTheme="minorHAnsi" w:hAnsiTheme="minorHAnsi" w:cstheme="minorHAnsi"/>
          <w:sz w:val="22"/>
          <w:szCs w:val="22"/>
        </w:rPr>
        <w:instrText xml:space="preserve"> REF _Ref229160411 \h  \* MERGEFORMAT </w:instrText>
      </w:r>
      <w:r w:rsidR="00E42852">
        <w:rPr>
          <w:rFonts w:asciiTheme="minorHAnsi" w:hAnsiTheme="minorHAnsi" w:cstheme="minorHAnsi"/>
          <w:sz w:val="22"/>
          <w:szCs w:val="22"/>
        </w:rPr>
      </w:r>
      <w:r w:rsidR="00E42852">
        <w:rPr>
          <w:rFonts w:asciiTheme="minorHAnsi" w:hAnsiTheme="minorHAnsi" w:cstheme="minorHAnsi"/>
          <w:sz w:val="22"/>
          <w:szCs w:val="22"/>
        </w:rPr>
        <w:fldChar w:fldCharType="separate"/>
      </w:r>
      <w:r w:rsidR="00175379" w:rsidRPr="00175379">
        <w:rPr>
          <w:rFonts w:asciiTheme="minorHAnsi" w:hAnsiTheme="minorHAnsi" w:cstheme="minorHAnsi"/>
          <w:sz w:val="22"/>
          <w:szCs w:val="22"/>
        </w:rPr>
        <w:t>Figure 3</w:t>
      </w:r>
      <w:r w:rsidR="00E42852">
        <w:rPr>
          <w:rFonts w:asciiTheme="minorHAnsi" w:hAnsiTheme="minorHAnsi" w:cstheme="minorHAnsi"/>
          <w:sz w:val="22"/>
          <w:szCs w:val="22"/>
        </w:rPr>
        <w:fldChar w:fldCharType="end"/>
      </w:r>
      <w:r w:rsidR="00E42852">
        <w:rPr>
          <w:rFonts w:asciiTheme="minorHAnsi" w:hAnsiTheme="minorHAnsi" w:cstheme="minorHAnsi"/>
          <w:sz w:val="22"/>
          <w:szCs w:val="22"/>
        </w:rPr>
        <w:t>)</w:t>
      </w:r>
      <w:r w:rsidR="00F82F82" w:rsidRPr="00F82F82">
        <w:rPr>
          <w:rFonts w:asciiTheme="minorHAnsi" w:hAnsiTheme="minorHAnsi" w:cstheme="minorHAnsi"/>
          <w:sz w:val="22"/>
          <w:szCs w:val="22"/>
        </w:rPr>
        <w:t xml:space="preserve">. </w:t>
      </w:r>
      <w:r w:rsidR="00EF1E5C">
        <w:rPr>
          <w:rFonts w:asciiTheme="minorHAnsi" w:hAnsiTheme="minorHAnsi" w:cstheme="minorHAnsi"/>
          <w:sz w:val="22"/>
          <w:szCs w:val="22"/>
        </w:rPr>
        <w:t xml:space="preserve">In this </w:t>
      </w:r>
      <w:commentRangeEnd w:id="19"/>
      <w:r w:rsidR="00A874BB">
        <w:rPr>
          <w:rStyle w:val="CommentReference"/>
          <w:rFonts w:asciiTheme="minorHAnsi" w:hAnsiTheme="minorHAnsi" w:cstheme="minorHAnsi"/>
          <w:sz w:val="22"/>
          <w:szCs w:val="22"/>
        </w:rPr>
        <w:commentReference w:id="19"/>
      </w:r>
      <w:r w:rsidR="00EF1E5C">
        <w:rPr>
          <w:rFonts w:asciiTheme="minorHAnsi" w:hAnsiTheme="minorHAnsi" w:cstheme="minorHAnsi"/>
          <w:sz w:val="22"/>
          <w:szCs w:val="22"/>
        </w:rPr>
        <w:t xml:space="preserve">window, we have </w:t>
      </w:r>
      <w:r w:rsidR="00AE3B52">
        <w:rPr>
          <w:rFonts w:asciiTheme="minorHAnsi" w:hAnsiTheme="minorHAnsi" w:cstheme="minorHAnsi"/>
          <w:sz w:val="22"/>
          <w:szCs w:val="22"/>
        </w:rPr>
        <w:t xml:space="preserve">(one or more) geophysical data available. </w:t>
      </w:r>
      <w:r w:rsidR="00763CB1">
        <w:rPr>
          <w:rFonts w:asciiTheme="minorHAnsi" w:hAnsiTheme="minorHAnsi" w:cstheme="minorHAnsi"/>
          <w:sz w:val="22"/>
          <w:szCs w:val="22"/>
        </w:rPr>
        <w:t xml:space="preserve">The goal </w:t>
      </w:r>
      <w:r w:rsidR="003C1066">
        <w:rPr>
          <w:rFonts w:asciiTheme="minorHAnsi" w:hAnsiTheme="minorHAnsi" w:cstheme="minorHAnsi"/>
          <w:sz w:val="22"/>
          <w:szCs w:val="22"/>
        </w:rPr>
        <w:t>is to look elsewhere in the domain for geophysical signatures whose geometry matches th</w:t>
      </w:r>
      <w:r w:rsidR="00E94B08">
        <w:rPr>
          <w:rFonts w:asciiTheme="minorHAnsi" w:hAnsiTheme="minorHAnsi" w:cstheme="minorHAnsi"/>
          <w:sz w:val="22"/>
          <w:szCs w:val="22"/>
        </w:rPr>
        <w:t>e geophysical data over the known deposit.</w:t>
      </w:r>
    </w:p>
    <w:p w14:paraId="78698945" w14:textId="77777777" w:rsidR="00AE3B52" w:rsidRDefault="00AE3B52" w:rsidP="00F82F82">
      <w:pPr>
        <w:spacing w:line="276" w:lineRule="auto"/>
        <w:jc w:val="both"/>
        <w:rPr>
          <w:rFonts w:asciiTheme="minorHAnsi" w:hAnsiTheme="minorHAnsi" w:cstheme="minorHAnsi"/>
          <w:sz w:val="22"/>
          <w:szCs w:val="22"/>
        </w:rPr>
      </w:pPr>
    </w:p>
    <w:p w14:paraId="485A0DBE" w14:textId="5905B89E" w:rsidR="00A10F8E" w:rsidRPr="00A9426F" w:rsidRDefault="00186BBF" w:rsidP="00650561">
      <w:pPr>
        <w:spacing w:line="276" w:lineRule="auto"/>
        <w:jc w:val="both"/>
        <w:rPr>
          <w:rFonts w:asciiTheme="minorHAnsi" w:hAnsiTheme="minorHAnsi" w:cstheme="minorHAnsi"/>
          <w:sz w:val="22"/>
          <w:szCs w:val="22"/>
        </w:rPr>
      </w:pPr>
      <w:r>
        <w:rPr>
          <w:rFonts w:asciiTheme="minorHAnsi" w:hAnsiTheme="minorHAnsi" w:cstheme="minorHAnsi"/>
          <w:sz w:val="22"/>
          <w:szCs w:val="22"/>
        </w:rPr>
        <w:t>To achieve this, we collect windows of geophysical data by sliding</w:t>
      </w:r>
      <w:r w:rsidR="00F82F82" w:rsidRPr="00F82F82">
        <w:rPr>
          <w:rFonts w:asciiTheme="minorHAnsi" w:hAnsiTheme="minorHAnsi" w:cstheme="minorHAnsi"/>
          <w:sz w:val="22"/>
          <w:szCs w:val="22"/>
        </w:rPr>
        <w:t xml:space="preserve"> </w:t>
      </w:r>
      <w:r>
        <w:rPr>
          <w:rFonts w:asciiTheme="minorHAnsi" w:hAnsiTheme="minorHAnsi" w:cstheme="minorHAnsi"/>
          <w:sz w:val="22"/>
          <w:szCs w:val="22"/>
        </w:rPr>
        <w:t xml:space="preserve">the same </w:t>
      </w:r>
      <w:r w:rsidR="00F82F82" w:rsidRPr="00F82F82">
        <w:rPr>
          <w:rFonts w:asciiTheme="minorHAnsi" w:hAnsiTheme="minorHAnsi" w:cstheme="minorHAnsi"/>
          <w:sz w:val="22"/>
          <w:szCs w:val="22"/>
        </w:rPr>
        <w:t xml:space="preserve">window </w:t>
      </w:r>
      <w:r>
        <w:rPr>
          <w:rFonts w:asciiTheme="minorHAnsi" w:hAnsiTheme="minorHAnsi" w:cstheme="minorHAnsi"/>
          <w:sz w:val="22"/>
          <w:szCs w:val="22"/>
        </w:rPr>
        <w:t>over the domain (study area)</w:t>
      </w:r>
      <w:r w:rsidR="00F82F82" w:rsidRPr="00F82F82">
        <w:rPr>
          <w:rFonts w:asciiTheme="minorHAnsi" w:hAnsiTheme="minorHAnsi" w:cstheme="minorHAnsi"/>
          <w:sz w:val="22"/>
          <w:szCs w:val="22"/>
        </w:rPr>
        <w:t>. Each sliding window is compared with the known deposit window. Windows with the closest match are ranked highest, under the assumption that similar geophysical geometry may indicate similar ore geometry.</w:t>
      </w:r>
      <w:r w:rsidR="00F82F82">
        <w:rPr>
          <w:rFonts w:asciiTheme="minorHAnsi" w:hAnsiTheme="minorHAnsi" w:cstheme="minorHAnsi"/>
          <w:sz w:val="22"/>
          <w:szCs w:val="22"/>
        </w:rPr>
        <w:t xml:space="preserve"> </w:t>
      </w:r>
      <w:r w:rsidR="00F82F82" w:rsidRPr="00F82F82">
        <w:rPr>
          <w:rFonts w:asciiTheme="minorHAnsi" w:hAnsiTheme="minorHAnsi" w:cstheme="minorHAnsi"/>
          <w:sz w:val="22"/>
          <w:szCs w:val="22"/>
        </w:rPr>
        <w:t>To compare the windows, we use spatial PCA. This decomposes the sliding-window data into orthogonal spatial components. Each window is represented by its PCA scores. We then compute the distance between each window and the known deposit window</w:t>
      </w:r>
      <w:r w:rsidR="00042DC4">
        <w:rPr>
          <w:rFonts w:asciiTheme="minorHAnsi" w:hAnsiTheme="minorHAnsi" w:cstheme="minorHAnsi"/>
          <w:sz w:val="22"/>
          <w:szCs w:val="22"/>
        </w:rPr>
        <w:t xml:space="preserve">. </w:t>
      </w:r>
      <w:commentRangeStart w:id="20"/>
      <w:r w:rsidR="00032976" w:rsidRPr="00A9426F">
        <w:rPr>
          <w:rFonts w:asciiTheme="minorHAnsi" w:hAnsiTheme="minorHAnsi" w:cstheme="minorHAnsi"/>
          <w:sz w:val="22"/>
          <w:szCs w:val="22"/>
        </w:rPr>
        <w:fldChar w:fldCharType="begin"/>
      </w:r>
      <w:r w:rsidR="00032976" w:rsidRPr="00A9426F">
        <w:rPr>
          <w:rFonts w:asciiTheme="minorHAnsi" w:hAnsiTheme="minorHAnsi" w:cstheme="minorHAnsi"/>
          <w:sz w:val="22"/>
          <w:szCs w:val="22"/>
        </w:rPr>
        <w:instrText xml:space="preserve"> REF _Ref215520466 \h </w:instrText>
      </w:r>
      <w:r w:rsidR="00EF7106" w:rsidRPr="00A9426F">
        <w:rPr>
          <w:rFonts w:asciiTheme="minorHAnsi" w:hAnsiTheme="minorHAnsi" w:cstheme="minorHAnsi"/>
          <w:sz w:val="22"/>
          <w:szCs w:val="22"/>
        </w:rPr>
        <w:instrText xml:space="preserve"> \* MERGEFORMAT </w:instrText>
      </w:r>
      <w:r w:rsidR="00032976" w:rsidRPr="00A9426F">
        <w:rPr>
          <w:rFonts w:asciiTheme="minorHAnsi" w:hAnsiTheme="minorHAnsi" w:cstheme="minorHAnsi"/>
          <w:sz w:val="22"/>
          <w:szCs w:val="22"/>
        </w:rPr>
      </w:r>
      <w:r w:rsidR="00032976" w:rsidRPr="00A9426F">
        <w:rPr>
          <w:rFonts w:asciiTheme="minorHAnsi" w:hAnsiTheme="minorHAnsi" w:cstheme="minorHAnsi"/>
          <w:sz w:val="22"/>
          <w:szCs w:val="22"/>
        </w:rPr>
        <w:fldChar w:fldCharType="separate"/>
      </w:r>
      <w:r w:rsidR="00175379" w:rsidRPr="00175379">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4</w:t>
      </w:r>
      <w:r w:rsidR="00032976" w:rsidRPr="00A9426F">
        <w:rPr>
          <w:rFonts w:asciiTheme="minorHAnsi" w:hAnsiTheme="minorHAnsi" w:cstheme="minorHAnsi"/>
          <w:sz w:val="22"/>
          <w:szCs w:val="22"/>
        </w:rPr>
        <w:fldChar w:fldCharType="end"/>
      </w:r>
      <w:r w:rsidR="005A393D">
        <w:rPr>
          <w:rFonts w:asciiTheme="minorHAnsi" w:hAnsiTheme="minorHAnsi" w:cstheme="minorHAnsi"/>
          <w:sz w:val="22"/>
          <w:szCs w:val="22"/>
        </w:rPr>
        <w:t xml:space="preserve"> shows </w:t>
      </w:r>
      <w:commentRangeEnd w:id="20"/>
      <w:r w:rsidR="00A874BB">
        <w:rPr>
          <w:rStyle w:val="CommentReference"/>
          <w:rFonts w:asciiTheme="minorHAnsi" w:hAnsiTheme="minorHAnsi" w:cstheme="minorHAnsi"/>
          <w:sz w:val="22"/>
          <w:szCs w:val="22"/>
        </w:rPr>
        <w:commentReference w:id="20"/>
      </w:r>
      <w:r w:rsidR="005A393D">
        <w:rPr>
          <w:rFonts w:asciiTheme="minorHAnsi" w:hAnsiTheme="minorHAnsi" w:cstheme="minorHAnsi"/>
          <w:sz w:val="22"/>
          <w:szCs w:val="22"/>
        </w:rPr>
        <w:t xml:space="preserve">the various steps which will be explained in detail on a tutorial example in the next </w:t>
      </w:r>
      <w:r w:rsidR="002171B5">
        <w:rPr>
          <w:rFonts w:asciiTheme="minorHAnsi" w:hAnsiTheme="minorHAnsi" w:cstheme="minorHAnsi"/>
          <w:sz w:val="22"/>
          <w:szCs w:val="22"/>
        </w:rPr>
        <w:t>section.</w:t>
      </w:r>
    </w:p>
    <w:p w14:paraId="48D21C8A" w14:textId="77777777" w:rsidR="00F02F56" w:rsidRDefault="00883E3A" w:rsidP="00F02F56">
      <w:pPr>
        <w:keepNext/>
        <w:spacing w:line="276" w:lineRule="auto"/>
        <w:jc w:val="both"/>
      </w:pPr>
      <w:commentRangeStart w:id="21"/>
      <w:r>
        <w:rPr>
          <w:rFonts w:asciiTheme="minorHAnsi" w:hAnsiTheme="minorHAnsi" w:cstheme="minorHAnsi"/>
          <w:noProof/>
          <w:sz w:val="22"/>
          <w:szCs w:val="22"/>
          <w14:ligatures w14:val="standardContextual"/>
        </w:rPr>
        <w:drawing>
          <wp:inline distT="0" distB="0" distL="0" distR="0" wp14:anchorId="62C91807" wp14:editId="5E376BD9">
            <wp:extent cx="5943600" cy="3343275"/>
            <wp:effectExtent l="0" t="0" r="0" b="0"/>
            <wp:docPr id="11375799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79926"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commentRangeEnd w:id="21"/>
      <w:r w:rsidR="00E034CA">
        <w:rPr>
          <w:rStyle w:val="CommentReference"/>
          <w:sz w:val="24"/>
          <w:szCs w:val="24"/>
        </w:rPr>
        <w:commentReference w:id="21"/>
      </w:r>
    </w:p>
    <w:p w14:paraId="41B7771F" w14:textId="7EE9AE42" w:rsidR="00883E3A" w:rsidRPr="00A9426F" w:rsidRDefault="00F02F56" w:rsidP="00F02F56">
      <w:pPr>
        <w:pStyle w:val="Caption"/>
        <w:jc w:val="both"/>
        <w:rPr>
          <w:rFonts w:cstheme="minorHAnsi"/>
          <w:sz w:val="22"/>
          <w:szCs w:val="22"/>
        </w:rPr>
      </w:pPr>
      <w:bookmarkStart w:id="22" w:name="_Ref229160411"/>
      <w:r>
        <w:t xml:space="preserve">Figure </w:t>
      </w:r>
      <w:fldSimple w:instr=" SEQ Figure \* ARABIC ">
        <w:r w:rsidR="00FE16EE">
          <w:rPr>
            <w:noProof/>
          </w:rPr>
          <w:t>3</w:t>
        </w:r>
      </w:fldSimple>
      <w:bookmarkEnd w:id="22"/>
      <w:r>
        <w:t xml:space="preserve">. </w:t>
      </w:r>
      <w:r w:rsidRPr="00F02F56">
        <w:rPr>
          <w:rStyle w:val="Strong"/>
          <w:b w:val="0"/>
          <w:bCs w:val="0"/>
        </w:rPr>
        <w:t>Spatial PCA similarity workflow.</w:t>
      </w:r>
      <w:r>
        <w:t xml:space="preserve"> The method compares a known deposit</w:t>
      </w:r>
      <w:r w:rsidR="002F5E7C">
        <w:t xml:space="preserve"> geometry</w:t>
      </w:r>
      <w:r>
        <w:t xml:space="preserve"> with candidate areas by first sampling the geophysical grid(s) into same-size windows. This ensures that every window is evaluated at the same spatial scale as the reference deposit. The window matrix </w:t>
      </w:r>
      <m:oMath>
        <m:r>
          <w:rPr>
            <w:rFonts w:ascii="Cambria Math" w:hAnsi="Cambria Math"/>
          </w:rPr>
          <m:t>X</m:t>
        </m:r>
      </m:oMath>
      <w:r w:rsidR="00217761">
        <w:rPr>
          <w:rFonts w:eastAsiaTheme="minorEastAsia"/>
        </w:rPr>
        <w:t xml:space="preserve"> </w:t>
      </w:r>
      <w:r>
        <w:t xml:space="preserve">is standardized and decomposed with spatial PCA to represent each window by its main spatial patterns. The deposit scores are used to select and weight the PCs that best describe the reference geometry. Each window is then ranked by its deposit-weighted distance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producing a similarity map. The top-ranked </w:t>
      </w:r>
      <w:r w:rsidR="00217761">
        <w:t xml:space="preserve">prediction </w:t>
      </w:r>
      <w:r>
        <w:t xml:space="preserve">windows are finally evaluated against other known </w:t>
      </w:r>
      <w:r w:rsidR="00217761">
        <w:t xml:space="preserve">testing </w:t>
      </w:r>
      <w:r>
        <w:t>deposits using footprint recovery and hit metrics.</w:t>
      </w:r>
    </w:p>
    <w:p w14:paraId="3277766F" w14:textId="77777777" w:rsidR="00421694" w:rsidRPr="00A9426F" w:rsidRDefault="00421694" w:rsidP="00650561">
      <w:pPr>
        <w:spacing w:line="276" w:lineRule="auto"/>
        <w:jc w:val="both"/>
        <w:rPr>
          <w:rFonts w:asciiTheme="minorHAnsi" w:hAnsiTheme="minorHAnsi" w:cstheme="minorHAnsi"/>
          <w:color w:val="000000" w:themeColor="text1"/>
          <w:sz w:val="22"/>
          <w:szCs w:val="22"/>
        </w:rPr>
      </w:pPr>
    </w:p>
    <w:p w14:paraId="285701F4" w14:textId="4E27CB14" w:rsidR="00C10004" w:rsidRPr="00A9426F" w:rsidRDefault="0079410E" w:rsidP="00650561">
      <w:pPr>
        <w:spacing w:line="276" w:lineRule="auto"/>
        <w:jc w:val="both"/>
        <w:rPr>
          <w:rFonts w:asciiTheme="minorHAnsi" w:hAnsiTheme="minorHAnsi" w:cstheme="minorHAnsi"/>
          <w:b/>
          <w:bCs/>
          <w:color w:val="000000" w:themeColor="text1"/>
          <w:sz w:val="22"/>
          <w:szCs w:val="22"/>
        </w:rPr>
      </w:pPr>
      <w:r w:rsidRPr="00A9426F">
        <w:rPr>
          <w:rFonts w:asciiTheme="minorHAnsi" w:hAnsiTheme="minorHAnsi" w:cstheme="minorHAnsi"/>
          <w:b/>
          <w:bCs/>
          <w:color w:val="000000" w:themeColor="text1"/>
          <w:sz w:val="22"/>
          <w:szCs w:val="22"/>
        </w:rPr>
        <w:t>Spatial sampling using overlapping sliding windows</w:t>
      </w:r>
    </w:p>
    <w:p w14:paraId="0D6953F5" w14:textId="7EED260A" w:rsidR="00EE5CED" w:rsidRPr="00A9426F" w:rsidRDefault="00D63FEE" w:rsidP="00650561">
      <w:pPr>
        <w:pStyle w:val="NormalWeb"/>
        <w:spacing w:line="276" w:lineRule="auto"/>
        <w:jc w:val="both"/>
        <w:rPr>
          <w:rFonts w:asciiTheme="minorHAnsi" w:hAnsiTheme="minorHAnsi" w:cstheme="minorHAnsi"/>
          <w:sz w:val="22"/>
          <w:szCs w:val="22"/>
        </w:rPr>
      </w:pPr>
      <w:commentRangeStart w:id="23"/>
      <w:commentRangeStart w:id="24"/>
      <w:r w:rsidRPr="00D63FEE">
        <w:rPr>
          <w:rFonts w:asciiTheme="minorHAnsi" w:hAnsiTheme="minorHAnsi" w:cstheme="minorHAnsi"/>
          <w:sz w:val="22"/>
          <w:szCs w:val="22"/>
        </w:rPr>
        <w:t xml:space="preserve">To compare </w:t>
      </w:r>
      <w:commentRangeEnd w:id="24"/>
      <w:r w:rsidR="00B521E7" w:rsidRPr="00D63FEE">
        <w:rPr>
          <w:rStyle w:val="CommentReference"/>
          <w:rFonts w:asciiTheme="minorHAnsi" w:hAnsiTheme="minorHAnsi" w:cstheme="minorHAnsi"/>
          <w:sz w:val="22"/>
          <w:szCs w:val="22"/>
        </w:rPr>
        <w:commentReference w:id="24"/>
      </w:r>
      <w:commentRangeStart w:id="25"/>
      <w:r w:rsidRPr="00D63FEE">
        <w:rPr>
          <w:rFonts w:asciiTheme="minorHAnsi" w:hAnsiTheme="minorHAnsi" w:cstheme="minorHAnsi"/>
          <w:sz w:val="22"/>
          <w:szCs w:val="22"/>
        </w:rPr>
        <w:t>the known deposit with the rest of the study area</w:t>
      </w:r>
      <w:commentRangeEnd w:id="25"/>
      <w:r w:rsidR="003B0D8D" w:rsidRPr="00D63FEE">
        <w:rPr>
          <w:rStyle w:val="CommentReference"/>
          <w:rFonts w:asciiTheme="minorHAnsi" w:hAnsiTheme="minorHAnsi" w:cstheme="minorHAnsi"/>
          <w:sz w:val="22"/>
          <w:szCs w:val="22"/>
        </w:rPr>
        <w:commentReference w:id="25"/>
      </w:r>
      <w:r w:rsidRPr="00D63FEE">
        <w:rPr>
          <w:rFonts w:asciiTheme="minorHAnsi" w:hAnsiTheme="minorHAnsi" w:cstheme="minorHAnsi"/>
          <w:sz w:val="22"/>
          <w:szCs w:val="22"/>
        </w:rPr>
        <w:t xml:space="preserve">, the </w:t>
      </w:r>
      <w:commentRangeStart w:id="26"/>
      <w:r w:rsidRPr="00D63FEE">
        <w:rPr>
          <w:rFonts w:asciiTheme="minorHAnsi" w:hAnsiTheme="minorHAnsi" w:cstheme="minorHAnsi"/>
          <w:sz w:val="22"/>
          <w:szCs w:val="22"/>
        </w:rPr>
        <w:t xml:space="preserve">geophysical grid </w:t>
      </w:r>
      <w:commentRangeEnd w:id="26"/>
      <w:r w:rsidR="003B0D8D" w:rsidRPr="00D63FEE">
        <w:rPr>
          <w:rStyle w:val="CommentReference"/>
          <w:rFonts w:asciiTheme="minorHAnsi" w:hAnsiTheme="minorHAnsi" w:cstheme="minorHAnsi"/>
          <w:sz w:val="22"/>
          <w:szCs w:val="22"/>
        </w:rPr>
        <w:commentReference w:id="26"/>
      </w:r>
      <w:r w:rsidRPr="00D63FEE">
        <w:rPr>
          <w:rFonts w:asciiTheme="minorHAnsi" w:hAnsiTheme="minorHAnsi" w:cstheme="minorHAnsi"/>
          <w:sz w:val="22"/>
          <w:szCs w:val="22"/>
        </w:rPr>
        <w:t>is sampled using overlapping sliding windows of size</w:t>
      </w:r>
      <w:r w:rsidR="00AA3376" w:rsidRPr="00A9426F">
        <w:rPr>
          <w:rFonts w:asciiTheme="minorHAnsi" w:hAnsiTheme="minorHAnsi" w:cstheme="minorHAnsi"/>
          <w:sz w:val="22"/>
          <w:szCs w:val="22"/>
        </w:rPr>
        <w:t xml:space="preserve"> </w:t>
      </w:r>
      <m:oMath>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y</m:t>
            </m:r>
          </m:sub>
        </m:sSub>
      </m:oMath>
      <w:r w:rsidR="00AA3376" w:rsidRPr="00A9426F">
        <w:rPr>
          <w:rFonts w:asciiTheme="minorHAnsi" w:hAnsiTheme="minorHAnsi" w:cstheme="minorHAnsi"/>
          <w:sz w:val="22"/>
          <w:szCs w:val="22"/>
        </w:rPr>
        <w:t xml:space="preserve">× </w:t>
      </w:r>
      <m:oMath>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x</m:t>
            </m:r>
          </m:sub>
        </m:sSub>
      </m:oMath>
      <w:r w:rsidR="00B925D3" w:rsidRPr="00A9426F">
        <w:rPr>
          <w:rFonts w:asciiTheme="minorHAnsi" w:hAnsiTheme="minorHAnsi" w:cstheme="minorHAnsi"/>
          <w:sz w:val="22"/>
          <w:szCs w:val="22"/>
        </w:rPr>
        <w:t xml:space="preserve">, see </w:t>
      </w:r>
      <w:r w:rsidR="00032976" w:rsidRPr="00A9426F">
        <w:rPr>
          <w:rFonts w:asciiTheme="minorHAnsi" w:hAnsiTheme="minorHAnsi" w:cstheme="minorHAnsi"/>
          <w:sz w:val="22"/>
          <w:szCs w:val="22"/>
        </w:rPr>
        <w:fldChar w:fldCharType="begin"/>
      </w:r>
      <w:r w:rsidR="00032976" w:rsidRPr="00A9426F">
        <w:rPr>
          <w:rFonts w:asciiTheme="minorHAnsi" w:hAnsiTheme="minorHAnsi" w:cstheme="minorHAnsi"/>
          <w:sz w:val="22"/>
          <w:szCs w:val="22"/>
        </w:rPr>
        <w:instrText xml:space="preserve"> REF _Ref215520466 \h </w:instrText>
      </w:r>
      <w:r w:rsidR="00EF7106" w:rsidRPr="00A9426F">
        <w:rPr>
          <w:rFonts w:asciiTheme="minorHAnsi" w:hAnsiTheme="minorHAnsi" w:cstheme="minorHAnsi"/>
          <w:sz w:val="22"/>
          <w:szCs w:val="22"/>
        </w:rPr>
        <w:instrText xml:space="preserve"> \* MERGEFORMAT </w:instrText>
      </w:r>
      <w:r w:rsidR="00032976" w:rsidRPr="00A9426F">
        <w:rPr>
          <w:rFonts w:asciiTheme="minorHAnsi" w:hAnsiTheme="minorHAnsi" w:cstheme="minorHAnsi"/>
          <w:sz w:val="22"/>
          <w:szCs w:val="22"/>
        </w:rPr>
      </w:r>
      <w:r w:rsidR="00032976" w:rsidRPr="00A9426F">
        <w:rPr>
          <w:rFonts w:asciiTheme="minorHAnsi" w:hAnsiTheme="minorHAnsi" w:cstheme="minorHAnsi"/>
          <w:sz w:val="22"/>
          <w:szCs w:val="22"/>
        </w:rPr>
        <w:fldChar w:fldCharType="separate"/>
      </w:r>
      <w:r w:rsidR="00032976" w:rsidRPr="00A9426F">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4</w:t>
      </w:r>
      <w:r w:rsidR="00032976" w:rsidRPr="00A9426F">
        <w:rPr>
          <w:rFonts w:asciiTheme="minorHAnsi" w:hAnsiTheme="minorHAnsi" w:cstheme="minorHAnsi"/>
          <w:sz w:val="22"/>
          <w:szCs w:val="22"/>
        </w:rPr>
        <w:fldChar w:fldCharType="end"/>
      </w:r>
      <w:r w:rsidR="00032976" w:rsidRPr="00A9426F">
        <w:rPr>
          <w:rFonts w:asciiTheme="minorHAnsi" w:hAnsiTheme="minorHAnsi" w:cstheme="minorHAnsi"/>
          <w:sz w:val="22"/>
          <w:szCs w:val="22"/>
        </w:rPr>
        <w:t>.</w:t>
      </w:r>
      <w:r w:rsidR="00812ED5" w:rsidRPr="00A9426F">
        <w:rPr>
          <w:rFonts w:asciiTheme="minorHAnsi" w:hAnsiTheme="minorHAnsi" w:cstheme="minorHAnsi"/>
          <w:sz w:val="22"/>
          <w:szCs w:val="22"/>
        </w:rPr>
        <w:t xml:space="preserve"> </w:t>
      </w:r>
      <w:commentRangeStart w:id="27"/>
      <w:r w:rsidR="00DD5F06" w:rsidRPr="00A9426F">
        <w:rPr>
          <w:rFonts w:asciiTheme="minorHAnsi" w:hAnsiTheme="minorHAnsi" w:cstheme="minorHAnsi"/>
          <w:sz w:val="22"/>
          <w:szCs w:val="22"/>
        </w:rPr>
        <w:t xml:space="preserve">The window dimensions </w:t>
      </w:r>
      <m:oMath>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y</m:t>
            </m:r>
          </m:sub>
        </m:sSub>
      </m:oMath>
      <w:r w:rsidR="00DD5F06" w:rsidRPr="00A9426F">
        <w:rPr>
          <w:rFonts w:asciiTheme="minorHAnsi" w:hAnsiTheme="minorHAnsi" w:cstheme="minorHAnsi"/>
          <w:sz w:val="22"/>
          <w:szCs w:val="22"/>
        </w:rPr>
        <w:t xml:space="preserve"> and </w:t>
      </w:r>
      <m:oMath>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x</m:t>
            </m:r>
          </m:sub>
        </m:sSub>
      </m:oMath>
      <w:r w:rsidR="00DD5F06" w:rsidRPr="00A9426F">
        <w:rPr>
          <w:rFonts w:asciiTheme="minorHAnsi" w:hAnsiTheme="minorHAnsi" w:cstheme="minorHAnsi"/>
          <w:sz w:val="22"/>
          <w:szCs w:val="22"/>
        </w:rPr>
        <w:t xml:space="preserve"> </w:t>
      </w:r>
      <w:commentRangeEnd w:id="27"/>
      <w:r w:rsidR="00C97439" w:rsidRPr="00A9426F">
        <w:rPr>
          <w:rStyle w:val="CommentReference"/>
          <w:rFonts w:asciiTheme="minorHAnsi" w:hAnsiTheme="minorHAnsi" w:cstheme="minorHAnsi"/>
          <w:sz w:val="22"/>
          <w:szCs w:val="22"/>
        </w:rPr>
        <w:commentReference w:id="27"/>
      </w:r>
      <w:r w:rsidR="00DD5F06" w:rsidRPr="00A9426F">
        <w:rPr>
          <w:rFonts w:asciiTheme="minorHAnsi" w:hAnsiTheme="minorHAnsi" w:cstheme="minorHAnsi"/>
          <w:sz w:val="22"/>
          <w:szCs w:val="22"/>
        </w:rPr>
        <w:t xml:space="preserve">are </w:t>
      </w:r>
      <w:r w:rsidR="0057697B">
        <w:rPr>
          <w:rFonts w:asciiTheme="minorHAnsi" w:hAnsiTheme="minorHAnsi" w:cstheme="minorHAnsi"/>
          <w:sz w:val="22"/>
          <w:szCs w:val="22"/>
        </w:rPr>
        <w:t xml:space="preserve">chosen </w:t>
      </w:r>
      <w:r w:rsidR="00363D0A" w:rsidRPr="00363D0A">
        <w:rPr>
          <w:rFonts w:asciiTheme="minorHAnsi" w:hAnsiTheme="minorHAnsi" w:cstheme="minorHAnsi"/>
          <w:sz w:val="22"/>
          <w:szCs w:val="22"/>
        </w:rPr>
        <w:t xml:space="preserve">to capture the geophysical </w:t>
      </w:r>
      <w:r w:rsidR="00012062">
        <w:rPr>
          <w:rFonts w:asciiTheme="minorHAnsi" w:hAnsiTheme="minorHAnsi" w:cstheme="minorHAnsi"/>
          <w:sz w:val="22"/>
          <w:szCs w:val="22"/>
        </w:rPr>
        <w:t xml:space="preserve">geometry </w:t>
      </w:r>
      <w:r w:rsidR="00363D0A" w:rsidRPr="00363D0A">
        <w:rPr>
          <w:rFonts w:asciiTheme="minorHAnsi" w:hAnsiTheme="minorHAnsi" w:cstheme="minorHAnsi"/>
          <w:sz w:val="22"/>
          <w:szCs w:val="22"/>
        </w:rPr>
        <w:t>of interest around the known deposit, such as a dipole</w:t>
      </w:r>
      <w:r w:rsidR="001504AA">
        <w:rPr>
          <w:rFonts w:asciiTheme="minorHAnsi" w:hAnsiTheme="minorHAnsi" w:cstheme="minorHAnsi"/>
          <w:sz w:val="22"/>
          <w:szCs w:val="22"/>
        </w:rPr>
        <w:t xml:space="preserve">. </w:t>
      </w:r>
      <w:r w:rsidR="001504AA" w:rsidRPr="001504AA">
        <w:rPr>
          <w:rFonts w:asciiTheme="minorHAnsi" w:hAnsiTheme="minorHAnsi" w:cstheme="minorHAnsi"/>
          <w:sz w:val="22"/>
          <w:szCs w:val="22"/>
        </w:rPr>
        <w:t>This ensures that all comparisons are made at the same spatial scale.</w:t>
      </w:r>
      <w:r w:rsidR="001504AA">
        <w:rPr>
          <w:rFonts w:asciiTheme="minorHAnsi" w:hAnsiTheme="minorHAnsi" w:cstheme="minorHAnsi"/>
          <w:sz w:val="22"/>
          <w:szCs w:val="22"/>
        </w:rPr>
        <w:t xml:space="preserve"> </w:t>
      </w:r>
      <w:r w:rsidR="00363D0A" w:rsidRPr="00363D0A">
        <w:rPr>
          <w:rFonts w:asciiTheme="minorHAnsi" w:hAnsiTheme="minorHAnsi" w:cstheme="minorHAnsi"/>
          <w:sz w:val="22"/>
          <w:szCs w:val="22"/>
        </w:rPr>
        <w:t>This choice de</w:t>
      </w:r>
      <w:r w:rsidR="0057697B">
        <w:rPr>
          <w:rFonts w:asciiTheme="minorHAnsi" w:hAnsiTheme="minorHAnsi" w:cstheme="minorHAnsi"/>
          <w:sz w:val="22"/>
          <w:szCs w:val="22"/>
        </w:rPr>
        <w:t>term</w:t>
      </w:r>
      <w:r w:rsidR="00363D0A" w:rsidRPr="00363D0A">
        <w:rPr>
          <w:rFonts w:asciiTheme="minorHAnsi" w:hAnsiTheme="minorHAnsi" w:cstheme="minorHAnsi"/>
          <w:sz w:val="22"/>
          <w:szCs w:val="22"/>
        </w:rPr>
        <w:t xml:space="preserve">ines which part of the deposit </w:t>
      </w:r>
      <w:r w:rsidR="004327A2">
        <w:rPr>
          <w:rFonts w:asciiTheme="minorHAnsi" w:hAnsiTheme="minorHAnsi" w:cstheme="minorHAnsi"/>
          <w:sz w:val="22"/>
          <w:szCs w:val="22"/>
        </w:rPr>
        <w:t xml:space="preserve">geometry </w:t>
      </w:r>
      <w:r w:rsidR="0057697B">
        <w:rPr>
          <w:rFonts w:asciiTheme="minorHAnsi" w:hAnsiTheme="minorHAnsi" w:cstheme="minorHAnsi"/>
          <w:sz w:val="22"/>
          <w:szCs w:val="22"/>
        </w:rPr>
        <w:t>serves</w:t>
      </w:r>
      <w:r w:rsidR="00363D0A" w:rsidRPr="00363D0A">
        <w:rPr>
          <w:rFonts w:asciiTheme="minorHAnsi" w:hAnsiTheme="minorHAnsi" w:cstheme="minorHAnsi"/>
          <w:sz w:val="22"/>
          <w:szCs w:val="22"/>
        </w:rPr>
        <w:t xml:space="preserve"> as the reference </w:t>
      </w:r>
      <w:r w:rsidR="0032154A">
        <w:rPr>
          <w:rFonts w:asciiTheme="minorHAnsi" w:hAnsiTheme="minorHAnsi" w:cstheme="minorHAnsi"/>
          <w:sz w:val="22"/>
          <w:szCs w:val="22"/>
        </w:rPr>
        <w:t>geometry.</w:t>
      </w:r>
      <w:commentRangeEnd w:id="23"/>
      <w:r w:rsidR="009F729D" w:rsidRPr="00A9426F">
        <w:rPr>
          <w:rStyle w:val="CommentReference"/>
          <w:rFonts w:asciiTheme="minorHAnsi" w:hAnsiTheme="minorHAnsi" w:cstheme="minorHAnsi"/>
          <w:sz w:val="22"/>
          <w:szCs w:val="22"/>
        </w:rPr>
        <w:commentReference w:id="23"/>
      </w:r>
    </w:p>
    <w:p w14:paraId="5BFF4C10" w14:textId="5C761D22" w:rsidR="009C0695" w:rsidRPr="00A9426F" w:rsidRDefault="009C0695" w:rsidP="00650561">
      <w:pPr>
        <w:pStyle w:val="NormalWeb"/>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Windows are extracted with vertical</w:t>
      </w:r>
      <w:r w:rsidRPr="00A9426F">
        <w:rPr>
          <w:rStyle w:val="Strong"/>
          <w:rFonts w:asciiTheme="minorHAnsi" w:hAnsiTheme="minorHAnsi" w:cstheme="minorHAnsi"/>
          <w:b w:val="0"/>
          <w:bCs w:val="0"/>
          <w:sz w:val="22"/>
          <w:szCs w:val="22"/>
        </w:rPr>
        <w:t xml:space="preserve"> stride</w:t>
      </w:r>
      <w:r w:rsidRPr="00A9426F">
        <w:rPr>
          <w:rFonts w:asciiTheme="minorHAnsi" w:hAnsiTheme="minorHAnsi" w:cstheme="minorHAnsi"/>
          <w:sz w:val="22"/>
          <w:szCs w:val="22"/>
        </w:rPr>
        <w:t xml:space="preserve"> </w:t>
      </w:r>
      <m:oMath>
        <m:sSub>
          <m:sSubPr>
            <m:ctrlPr>
              <w:rPr>
                <w:rFonts w:ascii="Cambria Math" w:hAnsi="Cambria Math" w:cstheme="minorHAnsi"/>
                <w:sz w:val="22"/>
                <w:szCs w:val="22"/>
              </w:rPr>
            </m:ctrlPr>
          </m:sSubPr>
          <m:e>
            <m:r>
              <w:rPr>
                <w:rFonts w:ascii="Cambria Math" w:hAnsi="Cambria Math" w:cstheme="minorHAnsi"/>
                <w:sz w:val="22"/>
                <w:szCs w:val="22"/>
              </w:rPr>
              <m:t>s</m:t>
            </m:r>
          </m:e>
          <m:sub>
            <m:r>
              <w:rPr>
                <w:rFonts w:ascii="Cambria Math" w:hAnsi="Cambria Math" w:cstheme="minorHAnsi"/>
                <w:sz w:val="22"/>
                <w:szCs w:val="22"/>
              </w:rPr>
              <m:t>y</m:t>
            </m:r>
          </m:sub>
        </m:sSub>
      </m:oMath>
      <w:r w:rsidR="00FC64C4" w:rsidRPr="00A9426F">
        <w:rPr>
          <w:rFonts w:asciiTheme="minorHAnsi" w:hAnsiTheme="minorHAnsi" w:cstheme="minorHAnsi"/>
          <w:sz w:val="22"/>
          <w:szCs w:val="22"/>
        </w:rPr>
        <w:t xml:space="preserve"> </w:t>
      </w:r>
      <w:r w:rsidRPr="00A9426F">
        <w:rPr>
          <w:rFonts w:asciiTheme="minorHAnsi" w:hAnsiTheme="minorHAnsi" w:cstheme="minorHAnsi"/>
          <w:sz w:val="22"/>
          <w:szCs w:val="22"/>
        </w:rPr>
        <w:t xml:space="preserve">and </w:t>
      </w:r>
      <w:r w:rsidRPr="00A9426F">
        <w:rPr>
          <w:rStyle w:val="Strong"/>
          <w:rFonts w:asciiTheme="minorHAnsi" w:hAnsiTheme="minorHAnsi" w:cstheme="minorHAnsi"/>
          <w:b w:val="0"/>
          <w:bCs w:val="0"/>
          <w:sz w:val="22"/>
          <w:szCs w:val="22"/>
        </w:rPr>
        <w:t>lateral stride</w:t>
      </w:r>
      <w:r w:rsidRPr="00A9426F">
        <w:rPr>
          <w:rFonts w:asciiTheme="minorHAnsi" w:hAnsiTheme="minorHAnsi" w:cstheme="minorHAnsi"/>
          <w:sz w:val="22"/>
          <w:szCs w:val="22"/>
        </w:rPr>
        <w:t xml:space="preserve"> </w:t>
      </w:r>
      <m:oMath>
        <m:sSub>
          <m:sSubPr>
            <m:ctrlPr>
              <w:rPr>
                <w:rFonts w:ascii="Cambria Math" w:hAnsi="Cambria Math" w:cstheme="minorHAnsi"/>
                <w:sz w:val="22"/>
                <w:szCs w:val="22"/>
              </w:rPr>
            </m:ctrlPr>
          </m:sSubPr>
          <m:e>
            <m:r>
              <w:rPr>
                <w:rFonts w:ascii="Cambria Math" w:hAnsi="Cambria Math" w:cstheme="minorHAnsi"/>
                <w:sz w:val="22"/>
                <w:szCs w:val="22"/>
              </w:rPr>
              <m:t>s</m:t>
            </m:r>
          </m:e>
          <m:sub>
            <m:r>
              <w:rPr>
                <w:rFonts w:ascii="Cambria Math" w:hAnsi="Cambria Math" w:cstheme="minorHAnsi"/>
                <w:sz w:val="22"/>
                <w:szCs w:val="22"/>
              </w:rPr>
              <m:t>x</m:t>
            </m:r>
          </m:sub>
        </m:sSub>
      </m:oMath>
      <w:r w:rsidR="009201A5">
        <w:rPr>
          <w:rFonts w:asciiTheme="minorHAnsi" w:hAnsiTheme="minorHAnsi" w:cstheme="minorHAnsi"/>
          <w:sz w:val="22"/>
          <w:szCs w:val="22"/>
        </w:rPr>
        <w:t>. This</w:t>
      </w:r>
      <w:r w:rsidRPr="00A9426F">
        <w:rPr>
          <w:rFonts w:asciiTheme="minorHAnsi" w:hAnsiTheme="minorHAnsi" w:cstheme="minorHAnsi"/>
          <w:sz w:val="22"/>
          <w:szCs w:val="22"/>
        </w:rPr>
        <w:t xml:space="preserve"> produc</w:t>
      </w:r>
      <w:r w:rsidR="009201A5">
        <w:rPr>
          <w:rFonts w:asciiTheme="minorHAnsi" w:hAnsiTheme="minorHAnsi" w:cstheme="minorHAnsi"/>
          <w:sz w:val="22"/>
          <w:szCs w:val="22"/>
        </w:rPr>
        <w:t>es</w:t>
      </w:r>
      <w:r w:rsidRPr="00A9426F">
        <w:rPr>
          <w:rFonts w:asciiTheme="minorHAnsi" w:hAnsiTheme="minorHAnsi" w:cstheme="minorHAnsi"/>
          <w:sz w:val="22"/>
          <w:szCs w:val="22"/>
        </w:rPr>
        <w:t xml:space="preserve"> partially overlapping samples that provide continuous spatial coverage and preserve transitions between adjacent </w:t>
      </w:r>
      <w:r w:rsidR="0057697B">
        <w:rPr>
          <w:rFonts w:asciiTheme="minorHAnsi" w:hAnsiTheme="minorHAnsi" w:cstheme="minorHAnsi"/>
          <w:sz w:val="22"/>
          <w:szCs w:val="22"/>
        </w:rPr>
        <w:t>areas</w:t>
      </w:r>
      <w:r w:rsidR="003B0777" w:rsidRPr="00A9426F">
        <w:rPr>
          <w:rFonts w:asciiTheme="minorHAnsi" w:hAnsiTheme="minorHAnsi" w:cstheme="minorHAnsi"/>
          <w:sz w:val="22"/>
          <w:szCs w:val="22"/>
        </w:rPr>
        <w:t xml:space="preserve"> </w:t>
      </w:r>
      <w:bookmarkStart w:id="28" w:name="OLE_LINK2"/>
      <w:r w:rsidR="00460A3E" w:rsidRPr="00A9426F">
        <w:rPr>
          <w:rFonts w:asciiTheme="minorHAnsi" w:hAnsiTheme="minorHAnsi" w:cstheme="minorHAnsi"/>
          <w:sz w:val="22"/>
          <w:szCs w:val="22"/>
        </w:rPr>
        <w:t>(</w:t>
      </w:r>
      <w:r w:rsidR="003B0777" w:rsidRPr="00A9426F">
        <w:rPr>
          <w:rFonts w:asciiTheme="minorHAnsi" w:hAnsiTheme="minorHAnsi" w:cstheme="minorHAnsi"/>
          <w:sz w:val="22"/>
          <w:szCs w:val="22"/>
        </w:rPr>
        <w:t xml:space="preserve">see </w:t>
      </w:r>
      <w:r w:rsidR="003B0777" w:rsidRPr="00A9426F">
        <w:rPr>
          <w:rFonts w:asciiTheme="minorHAnsi" w:hAnsiTheme="minorHAnsi" w:cstheme="minorHAnsi"/>
          <w:sz w:val="22"/>
          <w:szCs w:val="22"/>
        </w:rPr>
        <w:fldChar w:fldCharType="begin"/>
      </w:r>
      <w:r w:rsidR="003B0777" w:rsidRPr="00A9426F">
        <w:rPr>
          <w:rFonts w:asciiTheme="minorHAnsi" w:hAnsiTheme="minorHAnsi" w:cstheme="minorHAnsi"/>
          <w:sz w:val="22"/>
          <w:szCs w:val="22"/>
        </w:rPr>
        <w:instrText xml:space="preserve"> REF _Ref215520466 \h </w:instrText>
      </w:r>
      <w:r w:rsidR="00EF7106" w:rsidRPr="00A9426F">
        <w:rPr>
          <w:rFonts w:asciiTheme="minorHAnsi" w:hAnsiTheme="minorHAnsi" w:cstheme="minorHAnsi"/>
          <w:sz w:val="22"/>
          <w:szCs w:val="22"/>
        </w:rPr>
        <w:instrText xml:space="preserve"> \* MERGEFORMAT </w:instrText>
      </w:r>
      <w:r w:rsidR="003B0777" w:rsidRPr="00A9426F">
        <w:rPr>
          <w:rFonts w:asciiTheme="minorHAnsi" w:hAnsiTheme="minorHAnsi" w:cstheme="minorHAnsi"/>
          <w:sz w:val="22"/>
          <w:szCs w:val="22"/>
        </w:rPr>
      </w:r>
      <w:r w:rsidR="003B0777" w:rsidRPr="00A9426F">
        <w:rPr>
          <w:rFonts w:asciiTheme="minorHAnsi" w:hAnsiTheme="minorHAnsi" w:cstheme="minorHAnsi"/>
          <w:sz w:val="22"/>
          <w:szCs w:val="22"/>
        </w:rPr>
        <w:fldChar w:fldCharType="separate"/>
      </w:r>
      <w:r w:rsidR="003B0777" w:rsidRPr="00A9426F">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4</w:t>
      </w:r>
      <w:r w:rsidR="003B0777" w:rsidRPr="00A9426F">
        <w:rPr>
          <w:rFonts w:asciiTheme="minorHAnsi" w:hAnsiTheme="minorHAnsi" w:cstheme="minorHAnsi"/>
          <w:sz w:val="22"/>
          <w:szCs w:val="22"/>
        </w:rPr>
        <w:fldChar w:fldCharType="end"/>
      </w:r>
      <w:bookmarkEnd w:id="28"/>
      <w:r w:rsidRPr="00A9426F">
        <w:rPr>
          <w:rFonts w:asciiTheme="minorHAnsi" w:hAnsiTheme="minorHAnsi" w:cstheme="minorHAnsi"/>
          <w:sz w:val="22"/>
          <w:szCs w:val="22"/>
        </w:rPr>
        <w:t xml:space="preserve">. </w:t>
      </w:r>
      <w:r w:rsidR="00E5074E" w:rsidRPr="00A9426F">
        <w:rPr>
          <w:rFonts w:asciiTheme="minorHAnsi" w:hAnsiTheme="minorHAnsi" w:cstheme="minorHAnsi"/>
          <w:sz w:val="22"/>
          <w:szCs w:val="22"/>
        </w:rPr>
        <w:t xml:space="preserve">Each </w:t>
      </w:r>
      <w:r w:rsidR="002F2C76" w:rsidRPr="00A9426F">
        <w:rPr>
          <w:rFonts w:asciiTheme="minorHAnsi" w:hAnsiTheme="minorHAnsi" w:cstheme="minorHAnsi"/>
          <w:sz w:val="22"/>
          <w:szCs w:val="22"/>
        </w:rPr>
        <w:t xml:space="preserve">sliding </w:t>
      </w:r>
      <w:r w:rsidR="00E5074E" w:rsidRPr="00A9426F">
        <w:rPr>
          <w:rFonts w:asciiTheme="minorHAnsi" w:hAnsiTheme="minorHAnsi" w:cstheme="minorHAnsi"/>
          <w:sz w:val="22"/>
          <w:szCs w:val="22"/>
        </w:rPr>
        <w:t xml:space="preserve">window is flattened into a feature vector, and the full set of </w:t>
      </w:r>
      <w:r w:rsidR="00E5074E" w:rsidRPr="00A9426F">
        <w:rPr>
          <w:rFonts w:ascii="Cambria Math" w:hAnsi="Cambria Math" w:cs="Cambria Math"/>
          <w:sz w:val="22"/>
          <w:szCs w:val="22"/>
        </w:rPr>
        <w:t>𝑛</w:t>
      </w:r>
      <w:r w:rsidR="00E5074E" w:rsidRPr="00A9426F">
        <w:rPr>
          <w:rFonts w:asciiTheme="minorHAnsi" w:hAnsiTheme="minorHAnsi" w:cstheme="minorHAnsi"/>
          <w:sz w:val="22"/>
          <w:szCs w:val="22"/>
        </w:rPr>
        <w:t xml:space="preserve"> windows forms the structured data matrix</w:t>
      </w:r>
    </w:p>
    <w:p w14:paraId="75E5BCEA" w14:textId="27792E6E" w:rsidR="002006D7" w:rsidRPr="00A9426F" w:rsidRDefault="00FC64C4" w:rsidP="00650561">
      <w:pPr>
        <w:spacing w:line="276" w:lineRule="auto"/>
        <w:jc w:val="both"/>
        <w:rPr>
          <w:rFonts w:asciiTheme="minorHAnsi" w:hAnsiTheme="minorHAnsi" w:cstheme="minorHAnsi"/>
          <w:sz w:val="22"/>
          <w:szCs w:val="22"/>
        </w:rPr>
      </w:pPr>
      <m:oMathPara>
        <m:oMath>
          <m:r>
            <w:rPr>
              <w:rFonts w:ascii="Cambria Math" w:hAnsi="Cambria Math" w:cstheme="minorHAnsi"/>
              <w:sz w:val="22"/>
              <w:szCs w:val="22"/>
            </w:rPr>
            <w:lastRenderedPageBreak/>
            <m:t>X=</m:t>
          </m:r>
          <m:d>
            <m:dPr>
              <m:begChr m:val="["/>
              <m:endChr m:val="]"/>
              <m:ctrlPr>
                <w:rPr>
                  <w:rFonts w:ascii="Cambria Math" w:hAnsi="Cambria Math" w:cstheme="minorHAnsi"/>
                  <w:sz w:val="22"/>
                  <w:szCs w:val="22"/>
                </w:rPr>
              </m:ctrlPr>
            </m:dPr>
            <m:e>
              <m:eqArr>
                <m:eqArrPr>
                  <m:ctrlPr>
                    <w:rPr>
                      <w:rFonts w:ascii="Cambria Math" w:hAnsi="Cambria Math" w:cstheme="minorHAnsi"/>
                      <w:sz w:val="22"/>
                      <w:szCs w:val="22"/>
                    </w:rPr>
                  </m:ctrlPr>
                </m:eqArrPr>
                <m:e>
                  <m:sSubSup>
                    <m:sSubSupPr>
                      <m:ctrlPr>
                        <w:rPr>
                          <w:rFonts w:ascii="Cambria Math" w:hAnsi="Cambria Math" w:cstheme="minorHAnsi"/>
                          <w:sz w:val="22"/>
                          <w:szCs w:val="22"/>
                        </w:rPr>
                      </m:ctrlPr>
                    </m:sSubSupPr>
                    <m:e>
                      <m:r>
                        <w:rPr>
                          <w:rFonts w:ascii="Cambria Math" w:hAnsi="Cambria Math" w:cstheme="minorHAnsi"/>
                          <w:sz w:val="22"/>
                          <w:szCs w:val="22"/>
                        </w:rPr>
                        <m:t>x</m:t>
                      </m:r>
                    </m:e>
                    <m:sub>
                      <m:r>
                        <w:rPr>
                          <w:rFonts w:ascii="Cambria Math" w:hAnsi="Cambria Math" w:cstheme="minorHAnsi"/>
                          <w:sz w:val="22"/>
                          <w:szCs w:val="22"/>
                        </w:rPr>
                        <m:t>1</m:t>
                      </m:r>
                    </m:sub>
                    <m:sup>
                      <m:r>
                        <m:rPr>
                          <m:sty m:val="p"/>
                        </m:rPr>
                        <w:rPr>
                          <w:rFonts w:ascii="Cambria Math" w:hAnsi="Cambria Math" w:cstheme="minorHAnsi"/>
                          <w:sz w:val="22"/>
                          <w:szCs w:val="22"/>
                        </w:rPr>
                        <m:t>⊤</m:t>
                      </m:r>
                    </m:sup>
                  </m:sSubSup>
                </m:e>
                <m:e>
                  <m:sSubSup>
                    <m:sSubSupPr>
                      <m:ctrlPr>
                        <w:rPr>
                          <w:rFonts w:ascii="Cambria Math" w:hAnsi="Cambria Math" w:cstheme="minorHAnsi"/>
                          <w:sz w:val="22"/>
                          <w:szCs w:val="22"/>
                        </w:rPr>
                      </m:ctrlPr>
                    </m:sSubSupPr>
                    <m:e>
                      <m:r>
                        <w:rPr>
                          <w:rFonts w:ascii="Cambria Math" w:hAnsi="Cambria Math" w:cstheme="minorHAnsi"/>
                          <w:sz w:val="22"/>
                          <w:szCs w:val="22"/>
                        </w:rPr>
                        <m:t>x</m:t>
                      </m:r>
                    </m:e>
                    <m:sub>
                      <m:r>
                        <w:rPr>
                          <w:rFonts w:ascii="Cambria Math" w:hAnsi="Cambria Math" w:cstheme="minorHAnsi"/>
                          <w:sz w:val="22"/>
                          <w:szCs w:val="22"/>
                        </w:rPr>
                        <m:t>2</m:t>
                      </m:r>
                    </m:sub>
                    <m:sup>
                      <m:r>
                        <m:rPr>
                          <m:sty m:val="p"/>
                        </m:rPr>
                        <w:rPr>
                          <w:rFonts w:ascii="Cambria Math" w:hAnsi="Cambria Math" w:cstheme="minorHAnsi"/>
                          <w:sz w:val="22"/>
                          <w:szCs w:val="22"/>
                        </w:rPr>
                        <m:t>⊤</m:t>
                      </m:r>
                    </m:sup>
                  </m:sSubSup>
                </m:e>
                <m:e>
                  <m:r>
                    <m:rPr>
                      <m:sty m:val="p"/>
                    </m:rPr>
                    <w:rPr>
                      <w:rFonts w:ascii="Cambria Math" w:hAnsi="Cambria Math" w:cstheme="minorHAnsi"/>
                      <w:sz w:val="22"/>
                      <w:szCs w:val="22"/>
                    </w:rPr>
                    <m:t>⋮</m:t>
                  </m:r>
                </m:e>
                <m:e>
                  <m:sSubSup>
                    <m:sSubSupPr>
                      <m:ctrlPr>
                        <w:rPr>
                          <w:rFonts w:ascii="Cambria Math" w:hAnsi="Cambria Math" w:cstheme="minorHAnsi"/>
                          <w:sz w:val="22"/>
                          <w:szCs w:val="22"/>
                        </w:rPr>
                      </m:ctrlPr>
                    </m:sSubSupPr>
                    <m:e>
                      <m:r>
                        <w:rPr>
                          <w:rFonts w:ascii="Cambria Math" w:hAnsi="Cambria Math" w:cstheme="minorHAnsi"/>
                          <w:sz w:val="22"/>
                          <w:szCs w:val="22"/>
                        </w:rPr>
                        <m:t>x</m:t>
                      </m:r>
                    </m:e>
                    <m:sub>
                      <m:r>
                        <w:rPr>
                          <w:rFonts w:ascii="Cambria Math" w:hAnsi="Cambria Math" w:cstheme="minorHAnsi"/>
                          <w:sz w:val="22"/>
                          <w:szCs w:val="22"/>
                        </w:rPr>
                        <m:t>n</m:t>
                      </m:r>
                    </m:sub>
                    <m:sup>
                      <m:r>
                        <m:rPr>
                          <m:sty m:val="p"/>
                        </m:rPr>
                        <w:rPr>
                          <w:rFonts w:ascii="Cambria Math" w:hAnsi="Cambria Math" w:cstheme="minorHAnsi"/>
                          <w:sz w:val="22"/>
                          <w:szCs w:val="22"/>
                        </w:rPr>
                        <m:t>⊤</m:t>
                      </m:r>
                    </m:sup>
                  </m:sSubSup>
                </m:e>
              </m:eqArr>
            </m:e>
          </m:d>
          <m:r>
            <w:rPr>
              <w:rFonts w:ascii="Cambria Math" w:hAnsi="Cambria Math" w:cstheme="minorHAnsi"/>
              <w:sz w:val="22"/>
              <w:szCs w:val="22"/>
            </w:rPr>
            <m:t>∈</m:t>
          </m:r>
          <m:sSup>
            <m:sSupPr>
              <m:ctrlPr>
                <w:rPr>
                  <w:rFonts w:ascii="Cambria Math" w:hAnsi="Cambria Math" w:cstheme="minorHAnsi"/>
                  <w:sz w:val="22"/>
                  <w:szCs w:val="22"/>
                </w:rPr>
              </m:ctrlPr>
            </m:sSupPr>
            <m:e>
              <m:r>
                <m:rPr>
                  <m:scr m:val="double-struck"/>
                  <m:sty m:val="p"/>
                </m:rPr>
                <w:rPr>
                  <w:rFonts w:ascii="Cambria Math" w:hAnsi="Cambria Math" w:cstheme="minorHAnsi"/>
                  <w:sz w:val="22"/>
                  <w:szCs w:val="22"/>
                </w:rPr>
                <m:t>R</m:t>
              </m:r>
            </m:e>
            <m:sup>
              <m:r>
                <w:rPr>
                  <w:rFonts w:ascii="Cambria Math" w:hAnsi="Cambria Math" w:cstheme="minorHAnsi"/>
                  <w:sz w:val="22"/>
                  <w:szCs w:val="22"/>
                </w:rPr>
                <m:t>n×p</m:t>
              </m:r>
            </m:sup>
          </m:sSup>
          <m:r>
            <w:rPr>
              <w:rFonts w:ascii="Cambria Math" w:hAnsi="Cambria Math" w:cstheme="minorHAnsi"/>
              <w:sz w:val="22"/>
              <w:szCs w:val="22"/>
            </w:rPr>
            <m:t>,     p=</m:t>
          </m:r>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y</m:t>
              </m:r>
            </m:sub>
          </m:sSub>
          <m:r>
            <w:rPr>
              <w:rFonts w:ascii="Cambria Math" w:hAnsi="Cambria Math" w:cstheme="minorHAnsi"/>
              <w:sz w:val="22"/>
              <w:szCs w:val="22"/>
            </w:rPr>
            <m:t>×</m:t>
          </m:r>
          <m:sSub>
            <m:sSubPr>
              <m:ctrlPr>
                <w:rPr>
                  <w:rFonts w:ascii="Cambria Math" w:hAnsi="Cambria Math" w:cstheme="minorHAnsi"/>
                  <w:i/>
                  <w:sz w:val="22"/>
                  <w:szCs w:val="22"/>
                </w:rPr>
              </m:ctrlPr>
            </m:sSubPr>
            <m:e>
              <m:r>
                <w:rPr>
                  <w:rFonts w:ascii="Cambria Math" w:hAnsi="Cambria Math" w:cstheme="minorHAnsi"/>
                  <w:sz w:val="22"/>
                  <w:szCs w:val="22"/>
                </w:rPr>
                <m:t>w</m:t>
              </m:r>
            </m:e>
            <m:sub>
              <m:r>
                <w:rPr>
                  <w:rFonts w:ascii="Cambria Math" w:hAnsi="Cambria Math" w:cstheme="minorHAnsi"/>
                  <w:sz w:val="22"/>
                  <w:szCs w:val="22"/>
                </w:rPr>
                <m:t>x</m:t>
              </m:r>
            </m:sub>
          </m:sSub>
          <m:r>
            <m:rPr>
              <m:sty m:val="p"/>
            </m:rPr>
            <w:rPr>
              <w:rFonts w:ascii="Cambria Math" w:hAnsi="Cambria Math" w:cstheme="minorHAnsi"/>
              <w:sz w:val="22"/>
              <w:szCs w:val="22"/>
            </w:rPr>
            <m:t>.</m:t>
          </m:r>
          <m:r>
            <m:rPr>
              <m:sty m:val="p"/>
            </m:rPr>
            <w:rPr>
              <w:rFonts w:ascii="Cambria Math" w:hAnsi="Cambria Math" w:cstheme="minorHAnsi"/>
              <w:sz w:val="22"/>
              <w:szCs w:val="22"/>
            </w:rPr>
            <w:br/>
          </m:r>
        </m:oMath>
      </m:oMathPara>
      <w:r w:rsidR="00605B33">
        <w:rPr>
          <w:rFonts w:asciiTheme="minorHAnsi" w:hAnsiTheme="minorHAnsi" w:cstheme="minorHAnsi"/>
          <w:sz w:val="22"/>
          <w:szCs w:val="22"/>
        </w:rPr>
        <w:t>E</w:t>
      </w:r>
      <w:r w:rsidR="00C15C02" w:rsidRPr="00A9426F">
        <w:rPr>
          <w:rFonts w:asciiTheme="minorHAnsi" w:hAnsiTheme="minorHAnsi" w:cstheme="minorHAnsi"/>
          <w:sz w:val="22"/>
          <w:szCs w:val="22"/>
        </w:rPr>
        <w:t xml:space="preserve">ach row </w:t>
      </w:r>
      <m:oMath>
        <m:sSub>
          <m:sSubPr>
            <m:ctrlPr>
              <w:rPr>
                <w:rFonts w:ascii="Cambria Math" w:hAnsi="Cambria Math" w:cstheme="minorHAnsi"/>
                <w:i/>
                <w:sz w:val="22"/>
                <w:szCs w:val="22"/>
              </w:rPr>
            </m:ctrlPr>
          </m:sSubPr>
          <m:e>
            <m:r>
              <w:rPr>
                <w:rFonts w:ascii="Cambria Math" w:hAnsi="Cambria Math" w:cstheme="minorHAnsi"/>
                <w:sz w:val="22"/>
                <w:szCs w:val="22"/>
              </w:rPr>
              <m:t>x</m:t>
            </m:r>
          </m:e>
          <m:sub>
            <m:r>
              <w:rPr>
                <w:rFonts w:ascii="Cambria Math" w:hAnsi="Cambria Math" w:cstheme="minorHAnsi"/>
                <w:sz w:val="22"/>
                <w:szCs w:val="22"/>
              </w:rPr>
              <m:t>i</m:t>
            </m:r>
          </m:sub>
        </m:sSub>
        <m:r>
          <w:rPr>
            <w:rFonts w:ascii="Cambria Math" w:hAnsi="Cambria Math" w:cstheme="minorHAnsi"/>
            <w:sz w:val="22"/>
            <w:szCs w:val="22"/>
          </w:rPr>
          <m:t>∈</m:t>
        </m:r>
        <m:sSup>
          <m:sSupPr>
            <m:ctrlPr>
              <w:rPr>
                <w:rFonts w:ascii="Cambria Math" w:hAnsi="Cambria Math" w:cstheme="minorHAnsi"/>
                <w:i/>
                <w:sz w:val="22"/>
                <w:szCs w:val="22"/>
              </w:rPr>
            </m:ctrlPr>
          </m:sSupPr>
          <m:e>
            <m:r>
              <m:rPr>
                <m:scr m:val="double-struck"/>
              </m:rPr>
              <w:rPr>
                <w:rFonts w:ascii="Cambria Math" w:hAnsi="Cambria Math" w:cstheme="minorHAnsi"/>
                <w:sz w:val="22"/>
                <w:szCs w:val="22"/>
              </w:rPr>
              <m:t>R</m:t>
            </m:r>
          </m:e>
          <m:sup>
            <m:r>
              <w:rPr>
                <w:rFonts w:ascii="Cambria Math" w:hAnsi="Cambria Math" w:cstheme="minorHAnsi"/>
                <w:sz w:val="22"/>
                <w:szCs w:val="22"/>
              </w:rPr>
              <m:t>p</m:t>
            </m:r>
          </m:sup>
        </m:sSup>
      </m:oMath>
      <w:r w:rsidR="00D468B9" w:rsidRPr="00A9426F">
        <w:rPr>
          <w:rFonts w:asciiTheme="minorHAnsi" w:hAnsiTheme="minorHAnsi" w:cstheme="minorHAnsi"/>
          <w:sz w:val="22"/>
          <w:szCs w:val="22"/>
        </w:rPr>
        <w:t xml:space="preserve"> </w:t>
      </w:r>
      <w:r w:rsidR="00C15C02" w:rsidRPr="00A9426F">
        <w:rPr>
          <w:rFonts w:asciiTheme="minorHAnsi" w:hAnsiTheme="minorHAnsi" w:cstheme="minorHAnsi"/>
          <w:sz w:val="22"/>
          <w:szCs w:val="22"/>
        </w:rPr>
        <w:t xml:space="preserve">corresponds to one </w:t>
      </w:r>
      <w:r w:rsidR="00E4037E" w:rsidRPr="00A9426F">
        <w:rPr>
          <w:rFonts w:asciiTheme="minorHAnsi" w:hAnsiTheme="minorHAnsi" w:cstheme="minorHAnsi"/>
          <w:sz w:val="22"/>
          <w:szCs w:val="22"/>
        </w:rPr>
        <w:t xml:space="preserve">flattened </w:t>
      </w:r>
      <w:r w:rsidR="00C15C02" w:rsidRPr="00A9426F">
        <w:rPr>
          <w:rFonts w:asciiTheme="minorHAnsi" w:hAnsiTheme="minorHAnsi" w:cstheme="minorHAnsi"/>
          <w:sz w:val="22"/>
          <w:szCs w:val="22"/>
        </w:rPr>
        <w:t>sliding window (sample)</w:t>
      </w:r>
      <w:r w:rsidR="00FD4D74">
        <w:rPr>
          <w:rFonts w:asciiTheme="minorHAnsi" w:hAnsiTheme="minorHAnsi" w:cstheme="minorHAnsi"/>
          <w:sz w:val="22"/>
          <w:szCs w:val="22"/>
        </w:rPr>
        <w:t>.</w:t>
      </w:r>
      <w:r w:rsidR="00C15C02" w:rsidRPr="00A9426F">
        <w:rPr>
          <w:rFonts w:asciiTheme="minorHAnsi" w:hAnsiTheme="minorHAnsi" w:cstheme="minorHAnsi"/>
          <w:sz w:val="22"/>
          <w:szCs w:val="22"/>
        </w:rPr>
        <w:t xml:space="preserve"> </w:t>
      </w:r>
      <m:oMath>
        <m:r>
          <w:rPr>
            <w:rFonts w:ascii="Cambria Math" w:hAnsi="Cambria Math" w:cstheme="minorHAnsi"/>
            <w:sz w:val="22"/>
            <w:szCs w:val="22"/>
          </w:rPr>
          <m:t>p=</m:t>
        </m:r>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y</m:t>
            </m:r>
          </m:sub>
        </m:sSub>
        <m:r>
          <w:rPr>
            <w:rFonts w:ascii="Cambria Math" w:hAnsi="Cambria Math" w:cstheme="minorHAnsi"/>
            <w:sz w:val="22"/>
            <w:szCs w:val="22"/>
          </w:rPr>
          <m:t>×</m:t>
        </m:r>
        <m:sSub>
          <m:sSubPr>
            <m:ctrlPr>
              <w:rPr>
                <w:rFonts w:ascii="Cambria Math" w:hAnsi="Cambria Math" w:cstheme="minorHAnsi"/>
                <w:i/>
                <w:sz w:val="22"/>
                <w:szCs w:val="22"/>
              </w:rPr>
            </m:ctrlPr>
          </m:sSubPr>
          <m:e>
            <m:r>
              <w:rPr>
                <w:rFonts w:ascii="Cambria Math" w:hAnsi="Cambria Math" w:cstheme="minorHAnsi"/>
                <w:sz w:val="22"/>
                <w:szCs w:val="22"/>
              </w:rPr>
              <m:t>w</m:t>
            </m:r>
          </m:e>
          <m:sub>
            <m:r>
              <w:rPr>
                <w:rFonts w:ascii="Cambria Math" w:hAnsi="Cambria Math" w:cstheme="minorHAnsi"/>
                <w:sz w:val="22"/>
                <w:szCs w:val="22"/>
              </w:rPr>
              <m:t>x</m:t>
            </m:r>
          </m:sub>
        </m:sSub>
      </m:oMath>
      <w:r w:rsidR="00D468B9" w:rsidRPr="00A9426F">
        <w:rPr>
          <w:rFonts w:asciiTheme="minorHAnsi" w:hAnsiTheme="minorHAnsi" w:cstheme="minorHAnsi"/>
          <w:sz w:val="22"/>
          <w:szCs w:val="22"/>
        </w:rPr>
        <w:t xml:space="preserve"> </w:t>
      </w:r>
      <w:r w:rsidR="00605B33">
        <w:rPr>
          <w:rFonts w:asciiTheme="minorHAnsi" w:hAnsiTheme="minorHAnsi" w:cstheme="minorHAnsi"/>
          <w:sz w:val="22"/>
          <w:szCs w:val="22"/>
        </w:rPr>
        <w:t>represent</w:t>
      </w:r>
      <w:r w:rsidR="00E84BA9" w:rsidRPr="00A9426F">
        <w:rPr>
          <w:rFonts w:asciiTheme="minorHAnsi" w:hAnsiTheme="minorHAnsi" w:cstheme="minorHAnsi"/>
          <w:sz w:val="22"/>
          <w:szCs w:val="22"/>
        </w:rPr>
        <w:t xml:space="preserve">s the number of features, with each feature corresponding to one pixel location </w:t>
      </w:r>
      <w:r w:rsidR="00BF1430" w:rsidRPr="00A9426F">
        <w:rPr>
          <w:rFonts w:asciiTheme="minorHAnsi" w:hAnsiTheme="minorHAnsi" w:cstheme="minorHAnsi"/>
          <w:sz w:val="22"/>
          <w:szCs w:val="22"/>
        </w:rPr>
        <w:t>across all</w:t>
      </w:r>
      <w:r w:rsidR="00E84BA9" w:rsidRPr="00A9426F">
        <w:rPr>
          <w:rFonts w:asciiTheme="minorHAnsi" w:hAnsiTheme="minorHAnsi" w:cstheme="minorHAnsi"/>
          <w:sz w:val="22"/>
          <w:szCs w:val="22"/>
        </w:rPr>
        <w:t xml:space="preserve"> window</w:t>
      </w:r>
      <w:r w:rsidR="00BF1430" w:rsidRPr="00A9426F">
        <w:rPr>
          <w:rFonts w:asciiTheme="minorHAnsi" w:hAnsiTheme="minorHAnsi" w:cstheme="minorHAnsi"/>
          <w:sz w:val="22"/>
          <w:szCs w:val="22"/>
        </w:rPr>
        <w:t>s</w:t>
      </w:r>
      <w:r w:rsidR="00E84BA9" w:rsidRPr="00A9426F">
        <w:rPr>
          <w:rFonts w:asciiTheme="minorHAnsi" w:hAnsiTheme="minorHAnsi" w:cstheme="minorHAnsi"/>
          <w:sz w:val="22"/>
          <w:szCs w:val="22"/>
        </w:rPr>
        <w:t>.</w:t>
      </w:r>
      <w:r w:rsidR="00C15C02" w:rsidRPr="00A9426F">
        <w:rPr>
          <w:rFonts w:asciiTheme="minorHAnsi" w:hAnsiTheme="minorHAnsi" w:cstheme="minorHAnsi"/>
          <w:sz w:val="22"/>
          <w:szCs w:val="22"/>
        </w:rPr>
        <w:t xml:space="preserve"> </w:t>
      </w:r>
      <w:r w:rsidR="00BF1430" w:rsidRPr="00A9426F">
        <w:rPr>
          <w:rFonts w:asciiTheme="minorHAnsi" w:hAnsiTheme="minorHAnsi" w:cstheme="minorHAnsi"/>
          <w:sz w:val="22"/>
          <w:szCs w:val="22"/>
        </w:rPr>
        <w:t xml:space="preserve">The known or training deposit </w:t>
      </w:r>
      <w:r w:rsidR="004327A2">
        <w:rPr>
          <w:rFonts w:asciiTheme="minorHAnsi" w:hAnsiTheme="minorHAnsi" w:cstheme="minorHAnsi"/>
          <w:sz w:val="22"/>
          <w:szCs w:val="22"/>
        </w:rPr>
        <w:t xml:space="preserve">geometry </w:t>
      </w:r>
      <w:r w:rsidR="00BF1430" w:rsidRPr="00A9426F">
        <w:rPr>
          <w:rFonts w:asciiTheme="minorHAnsi" w:hAnsiTheme="minorHAnsi" w:cstheme="minorHAnsi"/>
          <w:sz w:val="22"/>
          <w:szCs w:val="22"/>
        </w:rPr>
        <w:t xml:space="preserve">is denoted </w:t>
      </w:r>
      <w:r w:rsidR="003474C1" w:rsidRPr="00A9426F">
        <w:rPr>
          <w:rFonts w:asciiTheme="minorHAnsi" w:hAnsiTheme="minorHAnsi" w:cstheme="minorHAnsi"/>
          <w:sz w:val="22"/>
          <w:szCs w:val="22"/>
        </w:rPr>
        <w:t xml:space="preserve"> </w:t>
      </w:r>
    </w:p>
    <w:p w14:paraId="6FD52EED" w14:textId="18D2F498" w:rsidR="00BF1430" w:rsidRPr="00A9426F" w:rsidRDefault="00000000" w:rsidP="00650561">
      <w:pPr>
        <w:spacing w:line="276" w:lineRule="auto"/>
        <w:jc w:val="both"/>
        <w:rPr>
          <w:rFonts w:asciiTheme="minorHAnsi" w:hAnsiTheme="minorHAnsi" w:cstheme="minorHAnsi"/>
          <w:sz w:val="22"/>
          <w:szCs w:val="22"/>
        </w:rPr>
      </w:pPr>
      <m:oMathPara>
        <m:oMath>
          <m:sSub>
            <m:sSubPr>
              <m:ctrlPr>
                <w:rPr>
                  <w:rFonts w:ascii="Cambria Math" w:hAnsi="Cambria Math" w:cstheme="minorHAnsi"/>
                  <w:sz w:val="22"/>
                  <w:szCs w:val="22"/>
                </w:rPr>
              </m:ctrlPr>
            </m:sSubPr>
            <m:e>
              <m:r>
                <m:rPr>
                  <m:sty m:val="p"/>
                </m:rPr>
                <w:rPr>
                  <w:rFonts w:ascii="Cambria Math" w:hAnsi="Cambria Math" w:cstheme="minorHAnsi"/>
                  <w:sz w:val="22"/>
                  <w:szCs w:val="22"/>
                </w:rPr>
                <m:t>x</m:t>
              </m:r>
            </m:e>
            <m:sub>
              <m:r>
                <w:rPr>
                  <w:rFonts w:ascii="Cambria Math" w:hAnsi="Cambria Math" w:cstheme="minorHAnsi"/>
                  <w:sz w:val="22"/>
                  <w:szCs w:val="22"/>
                </w:rPr>
                <m:t>d</m:t>
              </m:r>
            </m:sub>
          </m:sSub>
          <m:r>
            <w:rPr>
              <w:rFonts w:ascii="Cambria Math" w:hAnsi="Cambria Math" w:cstheme="minorHAnsi"/>
              <w:sz w:val="22"/>
              <w:szCs w:val="22"/>
            </w:rPr>
            <m:t>∈</m:t>
          </m:r>
          <m:sSup>
            <m:sSupPr>
              <m:ctrlPr>
                <w:rPr>
                  <w:rFonts w:ascii="Cambria Math" w:hAnsi="Cambria Math" w:cstheme="minorHAnsi"/>
                  <w:sz w:val="22"/>
                  <w:szCs w:val="22"/>
                </w:rPr>
              </m:ctrlPr>
            </m:sSupPr>
            <m:e>
              <m:r>
                <m:rPr>
                  <m:scr m:val="double-struck"/>
                  <m:sty m:val="p"/>
                </m:rPr>
                <w:rPr>
                  <w:rFonts w:ascii="Cambria Math" w:hAnsi="Cambria Math" w:cstheme="minorHAnsi"/>
                  <w:sz w:val="22"/>
                  <w:szCs w:val="22"/>
                </w:rPr>
                <m:t>R</m:t>
              </m:r>
            </m:e>
            <m:sup>
              <m:r>
                <w:rPr>
                  <w:rFonts w:ascii="Cambria Math" w:hAnsi="Cambria Math" w:cstheme="minorHAnsi"/>
                  <w:sz w:val="22"/>
                  <w:szCs w:val="22"/>
                </w:rPr>
                <m:t>p</m:t>
              </m:r>
            </m:sup>
          </m:sSup>
          <m:r>
            <m:rPr>
              <m:sty m:val="p"/>
            </m:rPr>
            <w:rPr>
              <w:rFonts w:ascii="Cambria Math" w:hAnsi="Cambria Math" w:cstheme="minorHAnsi"/>
              <w:sz w:val="22"/>
              <w:szCs w:val="22"/>
            </w:rPr>
            <w:br/>
          </m:r>
        </m:oMath>
      </m:oMathPara>
      <w:r w:rsidR="00BF1430" w:rsidRPr="00A9426F">
        <w:rPr>
          <w:rFonts w:asciiTheme="minorHAnsi" w:hAnsiTheme="minorHAnsi" w:cstheme="minorHAnsi"/>
          <w:sz w:val="22"/>
          <w:szCs w:val="22"/>
        </w:rPr>
        <w:t xml:space="preserve">, and in the data matrix </w:t>
      </w:r>
      <m:oMath>
        <m:r>
          <w:rPr>
            <w:rFonts w:ascii="Cambria Math" w:hAnsi="Cambria Math" w:cstheme="minorHAnsi"/>
            <w:sz w:val="22"/>
            <w:szCs w:val="22"/>
          </w:rPr>
          <m:t>X</m:t>
        </m:r>
      </m:oMath>
      <w:r w:rsidR="00BF1430" w:rsidRPr="00A9426F">
        <w:rPr>
          <w:rFonts w:asciiTheme="minorHAnsi" w:hAnsiTheme="minorHAnsi" w:cstheme="minorHAnsi"/>
          <w:sz w:val="22"/>
          <w:szCs w:val="22"/>
        </w:rPr>
        <w:t xml:space="preserve">, it corresponds to one specific row (see </w:t>
      </w:r>
      <w:r w:rsidR="00BF1430" w:rsidRPr="00A9426F">
        <w:rPr>
          <w:rFonts w:asciiTheme="minorHAnsi" w:hAnsiTheme="minorHAnsi" w:cstheme="minorHAnsi"/>
          <w:sz w:val="22"/>
          <w:szCs w:val="22"/>
        </w:rPr>
        <w:fldChar w:fldCharType="begin"/>
      </w:r>
      <w:r w:rsidR="00BF1430" w:rsidRPr="00A9426F">
        <w:rPr>
          <w:rFonts w:asciiTheme="minorHAnsi" w:hAnsiTheme="minorHAnsi" w:cstheme="minorHAnsi"/>
          <w:sz w:val="22"/>
          <w:szCs w:val="22"/>
        </w:rPr>
        <w:instrText xml:space="preserve"> REF _Ref215520466 \h  \* MERGEFORMAT </w:instrText>
      </w:r>
      <w:r w:rsidR="00BF1430" w:rsidRPr="00A9426F">
        <w:rPr>
          <w:rFonts w:asciiTheme="minorHAnsi" w:hAnsiTheme="minorHAnsi" w:cstheme="minorHAnsi"/>
          <w:sz w:val="22"/>
          <w:szCs w:val="22"/>
        </w:rPr>
      </w:r>
      <w:r w:rsidR="00BF1430" w:rsidRPr="00A9426F">
        <w:rPr>
          <w:rFonts w:asciiTheme="minorHAnsi" w:hAnsiTheme="minorHAnsi" w:cstheme="minorHAnsi"/>
          <w:sz w:val="22"/>
          <w:szCs w:val="22"/>
        </w:rPr>
        <w:fldChar w:fldCharType="separate"/>
      </w:r>
      <w:r w:rsidR="00BF1430" w:rsidRPr="00A9426F">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4</w:t>
      </w:r>
      <w:r w:rsidR="00BF1430" w:rsidRPr="00A9426F">
        <w:rPr>
          <w:rFonts w:asciiTheme="minorHAnsi" w:hAnsiTheme="minorHAnsi" w:cstheme="minorHAnsi"/>
          <w:sz w:val="22"/>
          <w:szCs w:val="22"/>
        </w:rPr>
        <w:fldChar w:fldCharType="end"/>
      </w:r>
      <w:r w:rsidR="00514513">
        <w:rPr>
          <w:rFonts w:asciiTheme="minorHAnsi" w:hAnsiTheme="minorHAnsi" w:cstheme="minorHAnsi"/>
          <w:sz w:val="22"/>
          <w:szCs w:val="22"/>
        </w:rPr>
        <w:t>)</w:t>
      </w:r>
      <w:r w:rsidR="00BF1430" w:rsidRPr="00A9426F">
        <w:rPr>
          <w:rFonts w:asciiTheme="minorHAnsi" w:hAnsiTheme="minorHAnsi" w:cstheme="minorHAnsi"/>
          <w:sz w:val="22"/>
          <w:szCs w:val="22"/>
        </w:rPr>
        <w:t>.</w:t>
      </w:r>
    </w:p>
    <w:p w14:paraId="00EC3969" w14:textId="2046B223" w:rsidR="007608C6" w:rsidRPr="00A9426F" w:rsidRDefault="002006D7" w:rsidP="00650561">
      <w:pPr>
        <w:spacing w:before="100" w:beforeAutospacing="1" w:after="100" w:afterAutospacing="1" w:line="276" w:lineRule="auto"/>
        <w:jc w:val="both"/>
        <w:rPr>
          <w:rFonts w:asciiTheme="minorHAnsi" w:hAnsiTheme="minorHAnsi" w:cstheme="minorHAnsi"/>
          <w:sz w:val="22"/>
          <w:szCs w:val="22"/>
        </w:rPr>
      </w:pPr>
      <w:r w:rsidRPr="00A9426F">
        <w:rPr>
          <w:rFonts w:asciiTheme="minorHAnsi" w:hAnsiTheme="minorHAnsi" w:cstheme="minorHAnsi"/>
          <w:sz w:val="22"/>
          <w:szCs w:val="22"/>
        </w:rPr>
        <w:t>This vector</w:t>
      </w:r>
      <w:r w:rsidR="00FD66BF" w:rsidRPr="00A9426F">
        <w:rPr>
          <w:rFonts w:asciiTheme="minorHAnsi" w:hAnsiTheme="minorHAnsi" w:cstheme="minorHAnsi"/>
          <w:sz w:val="22"/>
          <w:szCs w:val="22"/>
        </w:rPr>
        <w:t xml:space="preserve"> represents the characteristic geophysical</w:t>
      </w:r>
      <w:r w:rsidR="00C03D8F">
        <w:rPr>
          <w:rFonts w:asciiTheme="minorHAnsi" w:hAnsiTheme="minorHAnsi" w:cstheme="minorHAnsi"/>
          <w:sz w:val="22"/>
          <w:szCs w:val="22"/>
        </w:rPr>
        <w:t xml:space="preserve"> </w:t>
      </w:r>
      <w:r w:rsidR="00012062">
        <w:rPr>
          <w:rFonts w:asciiTheme="minorHAnsi" w:hAnsiTheme="minorHAnsi" w:cstheme="minorHAnsi"/>
          <w:sz w:val="22"/>
          <w:szCs w:val="22"/>
        </w:rPr>
        <w:t xml:space="preserve">geometry </w:t>
      </w:r>
      <w:r w:rsidR="00FD66BF" w:rsidRPr="00A9426F">
        <w:rPr>
          <w:rFonts w:asciiTheme="minorHAnsi" w:hAnsiTheme="minorHAnsi" w:cstheme="minorHAnsi"/>
          <w:sz w:val="22"/>
          <w:szCs w:val="22"/>
        </w:rPr>
        <w:t>of the known deposit at the chosen spatial scale (</w:t>
      </w:r>
      <m:oMath>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y</m:t>
            </m:r>
          </m:sub>
        </m:sSub>
        <m:r>
          <w:rPr>
            <w:rFonts w:ascii="Cambria Math" w:hAnsi="Cambria Math" w:cstheme="minorHAnsi"/>
            <w:sz w:val="22"/>
            <w:szCs w:val="22"/>
          </w:rPr>
          <m:t>,</m:t>
        </m:r>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x</m:t>
            </m:r>
          </m:sub>
        </m:sSub>
      </m:oMath>
      <w:r w:rsidR="00FD66BF" w:rsidRPr="00A9426F">
        <w:rPr>
          <w:rFonts w:asciiTheme="minorHAnsi" w:hAnsiTheme="minorHAnsi" w:cstheme="minorHAnsi"/>
          <w:sz w:val="22"/>
          <w:szCs w:val="22"/>
        </w:rPr>
        <w:t>).</w:t>
      </w:r>
      <w:r w:rsidR="009B2A42" w:rsidRPr="00A9426F">
        <w:rPr>
          <w:rFonts w:asciiTheme="minorHAnsi" w:hAnsiTheme="minorHAnsi" w:cstheme="minorHAnsi"/>
          <w:sz w:val="22"/>
          <w:szCs w:val="22"/>
        </w:rPr>
        <w:t xml:space="preserve"> </w:t>
      </w:r>
      <w:r w:rsidR="00FD66BF" w:rsidRPr="00A9426F">
        <w:rPr>
          <w:rFonts w:asciiTheme="minorHAnsi" w:hAnsiTheme="minorHAnsi" w:cstheme="minorHAnsi"/>
          <w:sz w:val="22"/>
          <w:szCs w:val="22"/>
        </w:rPr>
        <w:t xml:space="preserve">It serves as the reference vector against which all other windows </w:t>
      </w:r>
      <m:oMath>
        <m:sSub>
          <m:sSubPr>
            <m:ctrlPr>
              <w:rPr>
                <w:rFonts w:ascii="Cambria Math" w:hAnsi="Cambria Math" w:cstheme="minorHAnsi"/>
                <w:sz w:val="22"/>
                <w:szCs w:val="22"/>
              </w:rPr>
            </m:ctrlPr>
          </m:sSubPr>
          <m:e>
            <m:r>
              <m:rPr>
                <m:sty m:val="p"/>
              </m:rPr>
              <w:rPr>
                <w:rFonts w:ascii="Cambria Math" w:hAnsi="Cambria Math" w:cstheme="minorHAnsi"/>
                <w:sz w:val="22"/>
                <w:szCs w:val="22"/>
              </w:rPr>
              <m:t>x</m:t>
            </m:r>
          </m:e>
          <m:sub>
            <m:r>
              <w:rPr>
                <w:rFonts w:ascii="Cambria Math" w:hAnsi="Cambria Math" w:cstheme="minorHAnsi"/>
                <w:sz w:val="22"/>
                <w:szCs w:val="22"/>
              </w:rPr>
              <m:t>i</m:t>
            </m:r>
          </m:sub>
        </m:sSub>
      </m:oMath>
      <w:r w:rsidR="009B2A42" w:rsidRPr="00A9426F">
        <w:rPr>
          <w:rFonts w:asciiTheme="minorHAnsi" w:hAnsiTheme="minorHAnsi" w:cstheme="minorHAnsi"/>
          <w:sz w:val="22"/>
          <w:szCs w:val="22"/>
        </w:rPr>
        <w:t xml:space="preserve"> </w:t>
      </w:r>
      <w:r w:rsidR="00FD66BF" w:rsidRPr="00A9426F">
        <w:rPr>
          <w:rFonts w:asciiTheme="minorHAnsi" w:hAnsiTheme="minorHAnsi" w:cstheme="minorHAnsi"/>
          <w:sz w:val="22"/>
          <w:szCs w:val="22"/>
        </w:rPr>
        <w:t xml:space="preserve">in </w:t>
      </w:r>
      <m:oMath>
        <m:r>
          <w:rPr>
            <w:rFonts w:ascii="Cambria Math" w:hAnsi="Cambria Math" w:cstheme="minorHAnsi"/>
            <w:sz w:val="22"/>
            <w:szCs w:val="22"/>
          </w:rPr>
          <m:t>X</m:t>
        </m:r>
      </m:oMath>
      <w:r w:rsidR="001160E4" w:rsidRPr="00A9426F">
        <w:rPr>
          <w:rFonts w:asciiTheme="minorHAnsi" w:hAnsiTheme="minorHAnsi" w:cstheme="minorHAnsi"/>
          <w:sz w:val="22"/>
          <w:szCs w:val="22"/>
        </w:rPr>
        <w:t xml:space="preserve"> </w:t>
      </w:r>
      <w:r w:rsidR="00FD66BF" w:rsidRPr="00A9426F">
        <w:rPr>
          <w:rFonts w:asciiTheme="minorHAnsi" w:hAnsiTheme="minorHAnsi" w:cstheme="minorHAnsi"/>
          <w:sz w:val="22"/>
          <w:szCs w:val="22"/>
        </w:rPr>
        <w:t>are compared to quantify spatial similarity across the study area.</w:t>
      </w:r>
    </w:p>
    <w:p w14:paraId="19C30B61" w14:textId="69A7FCF6" w:rsidR="00803680" w:rsidRPr="00A9426F" w:rsidRDefault="00803680" w:rsidP="00650561">
      <w:pPr>
        <w:spacing w:before="100" w:beforeAutospacing="1" w:after="100" w:afterAutospacing="1" w:line="276" w:lineRule="auto"/>
        <w:jc w:val="both"/>
        <w:rPr>
          <w:rFonts w:asciiTheme="minorHAnsi" w:hAnsiTheme="minorHAnsi" w:cstheme="minorHAnsi"/>
          <w:sz w:val="22"/>
          <w:szCs w:val="22"/>
        </w:rPr>
      </w:pPr>
      <w:r w:rsidRPr="00A9426F">
        <w:rPr>
          <w:rFonts w:asciiTheme="minorHAnsi" w:hAnsiTheme="minorHAnsi" w:cstheme="minorHAnsi"/>
          <w:sz w:val="22"/>
          <w:szCs w:val="22"/>
        </w:rPr>
        <w:t>Up to this point, the formulation has been presented for a single geophysical variable (</w:t>
      </w:r>
      <m:oMath>
        <m:r>
          <w:rPr>
            <w:rFonts w:ascii="Cambria Math" w:hAnsi="Cambria Math" w:cstheme="minorHAnsi"/>
            <w:sz w:val="22"/>
            <w:szCs w:val="22"/>
          </w:rPr>
          <m:t>r=1</m:t>
        </m:r>
      </m:oMath>
      <w:r w:rsidR="00DB3C8A" w:rsidRPr="00A9426F">
        <w:rPr>
          <w:rFonts w:asciiTheme="minorHAnsi" w:hAnsiTheme="minorHAnsi" w:cstheme="minorHAnsi"/>
          <w:sz w:val="22"/>
          <w:szCs w:val="22"/>
        </w:rPr>
        <w:t xml:space="preserve"> and </w:t>
      </w:r>
      <m:oMath>
        <m:r>
          <w:rPr>
            <w:rFonts w:ascii="Cambria Math" w:hAnsi="Cambria Math" w:cstheme="minorHAnsi"/>
            <w:sz w:val="22"/>
            <w:szCs w:val="22"/>
          </w:rPr>
          <m:t>p=</m:t>
        </m:r>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y</m:t>
            </m:r>
          </m:sub>
        </m:sSub>
        <m:r>
          <w:rPr>
            <w:rFonts w:ascii="Cambria Math" w:hAnsi="Cambria Math" w:cstheme="minorHAnsi"/>
            <w:sz w:val="22"/>
            <w:szCs w:val="22"/>
          </w:rPr>
          <m:t>×</m:t>
        </m:r>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x</m:t>
            </m:r>
          </m:sub>
        </m:sSub>
      </m:oMath>
      <w:r w:rsidRPr="00A9426F">
        <w:rPr>
          <w:rFonts w:asciiTheme="minorHAnsi" w:hAnsiTheme="minorHAnsi" w:cstheme="minorHAnsi"/>
          <w:sz w:val="22"/>
          <w:szCs w:val="22"/>
        </w:rPr>
        <w:t>)</w:t>
      </w:r>
      <w:r w:rsidR="00CE1748">
        <w:rPr>
          <w:rFonts w:asciiTheme="minorHAnsi" w:hAnsiTheme="minorHAnsi" w:cstheme="minorHAnsi"/>
          <w:sz w:val="22"/>
          <w:szCs w:val="22"/>
        </w:rPr>
        <w:t>. In this case,</w:t>
      </w:r>
      <w:r w:rsidRPr="00A9426F">
        <w:rPr>
          <w:rFonts w:asciiTheme="minorHAnsi" w:hAnsiTheme="minorHAnsi" w:cstheme="minorHAnsi"/>
          <w:sz w:val="22"/>
          <w:szCs w:val="22"/>
        </w:rPr>
        <w:t xml:space="preserve"> each sliding window captures only the spatial structure </w:t>
      </w:r>
      <w:r w:rsidR="00C02A12" w:rsidRPr="00A9426F">
        <w:rPr>
          <w:rFonts w:asciiTheme="minorHAnsi" w:hAnsiTheme="minorHAnsi" w:cstheme="minorHAnsi"/>
          <w:sz w:val="22"/>
          <w:szCs w:val="22"/>
        </w:rPr>
        <w:t>of a single</w:t>
      </w:r>
      <w:r w:rsidRPr="00A9426F">
        <w:rPr>
          <w:rFonts w:asciiTheme="minorHAnsi" w:hAnsiTheme="minorHAnsi" w:cstheme="minorHAnsi"/>
          <w:sz w:val="22"/>
          <w:szCs w:val="22"/>
        </w:rPr>
        <w:t xml:space="preserve"> </w:t>
      </w:r>
      <w:r w:rsidR="00CC6D47" w:rsidRPr="00A9426F">
        <w:rPr>
          <w:rFonts w:asciiTheme="minorHAnsi" w:hAnsiTheme="minorHAnsi" w:cstheme="minorHAnsi"/>
          <w:sz w:val="22"/>
          <w:szCs w:val="22"/>
        </w:rPr>
        <w:t xml:space="preserve">spatial </w:t>
      </w:r>
      <w:r w:rsidRPr="00A9426F">
        <w:rPr>
          <w:rFonts w:asciiTheme="minorHAnsi" w:hAnsiTheme="minorHAnsi" w:cstheme="minorHAnsi"/>
          <w:sz w:val="22"/>
          <w:szCs w:val="22"/>
        </w:rPr>
        <w:t xml:space="preserve">dataset. However, most exploration settings involve multiple complementary </w:t>
      </w:r>
      <w:r w:rsidR="00AB0017" w:rsidRPr="00A9426F">
        <w:rPr>
          <w:rFonts w:asciiTheme="minorHAnsi" w:hAnsiTheme="minorHAnsi" w:cstheme="minorHAnsi"/>
          <w:sz w:val="22"/>
          <w:szCs w:val="22"/>
        </w:rPr>
        <w:t>geospatial</w:t>
      </w:r>
      <w:r w:rsidRPr="00A9426F">
        <w:rPr>
          <w:rFonts w:asciiTheme="minorHAnsi" w:hAnsiTheme="minorHAnsi" w:cstheme="minorHAnsi"/>
          <w:sz w:val="22"/>
          <w:szCs w:val="22"/>
        </w:rPr>
        <w:t xml:space="preserve"> surveys (e.g., magnetic, gravity, and resistivity), each sensitive to different subsurface </w:t>
      </w:r>
      <w:r w:rsidR="007A7F5D" w:rsidRPr="00A9426F">
        <w:rPr>
          <w:rFonts w:asciiTheme="minorHAnsi" w:hAnsiTheme="minorHAnsi" w:cstheme="minorHAnsi"/>
          <w:sz w:val="22"/>
          <w:szCs w:val="22"/>
        </w:rPr>
        <w:t xml:space="preserve">petrophysical </w:t>
      </w:r>
      <w:r w:rsidRPr="00A9426F">
        <w:rPr>
          <w:rFonts w:asciiTheme="minorHAnsi" w:hAnsiTheme="minorHAnsi" w:cstheme="minorHAnsi"/>
          <w:sz w:val="22"/>
          <w:szCs w:val="22"/>
        </w:rPr>
        <w:t xml:space="preserve">properties. To jointly analyze these datasets and identify </w:t>
      </w:r>
      <w:r w:rsidR="00C03D8F">
        <w:rPr>
          <w:rFonts w:asciiTheme="minorHAnsi" w:hAnsiTheme="minorHAnsi" w:cstheme="minorHAnsi"/>
          <w:sz w:val="22"/>
          <w:szCs w:val="22"/>
        </w:rPr>
        <w:t>areas</w:t>
      </w:r>
      <w:r w:rsidRPr="00A9426F">
        <w:rPr>
          <w:rFonts w:asciiTheme="minorHAnsi" w:hAnsiTheme="minorHAnsi" w:cstheme="minorHAnsi"/>
          <w:sz w:val="22"/>
          <w:szCs w:val="22"/>
        </w:rPr>
        <w:t xml:space="preserve"> whose combined geophysical </w:t>
      </w:r>
      <w:r w:rsidR="00012062">
        <w:rPr>
          <w:rFonts w:asciiTheme="minorHAnsi" w:hAnsiTheme="minorHAnsi" w:cstheme="minorHAnsi"/>
          <w:sz w:val="22"/>
          <w:szCs w:val="22"/>
        </w:rPr>
        <w:t xml:space="preserve">geometry </w:t>
      </w:r>
      <w:r w:rsidRPr="00A9426F">
        <w:rPr>
          <w:rFonts w:asciiTheme="minorHAnsi" w:hAnsiTheme="minorHAnsi" w:cstheme="minorHAnsi"/>
          <w:sz w:val="22"/>
          <w:szCs w:val="22"/>
        </w:rPr>
        <w:t>resembles that of the known deposit, the approach is extended to a multivariate representation.</w:t>
      </w:r>
    </w:p>
    <w:p w14:paraId="6A9857A9" w14:textId="1F25DF34" w:rsidR="00803680" w:rsidRPr="00A9426F" w:rsidRDefault="00803680" w:rsidP="00650561">
      <w:pPr>
        <w:spacing w:before="100" w:beforeAutospacing="1" w:after="100" w:afterAutospacing="1"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In the multivariate case, the sliding windows are extracted simultaneously from all available geophysical grids. Each window is therefore described by the pixel values of all </w:t>
      </w:r>
      <m:oMath>
        <m:r>
          <w:rPr>
            <w:rFonts w:ascii="Cambria Math" w:hAnsi="Cambria Math" w:cstheme="minorHAnsi"/>
            <w:sz w:val="22"/>
            <w:szCs w:val="22"/>
          </w:rPr>
          <m:t>r</m:t>
        </m:r>
      </m:oMath>
      <w:r w:rsidR="00AE197B" w:rsidRPr="00A9426F">
        <w:rPr>
          <w:rFonts w:asciiTheme="minorHAnsi" w:hAnsiTheme="minorHAnsi" w:cstheme="minorHAnsi"/>
          <w:sz w:val="22"/>
          <w:szCs w:val="22"/>
        </w:rPr>
        <w:t xml:space="preserve"> </w:t>
      </w:r>
      <w:r w:rsidRPr="00A9426F">
        <w:rPr>
          <w:rFonts w:asciiTheme="minorHAnsi" w:hAnsiTheme="minorHAnsi" w:cstheme="minorHAnsi"/>
          <w:sz w:val="22"/>
          <w:szCs w:val="22"/>
        </w:rPr>
        <w:t>variables within its spatial extent</w:t>
      </w:r>
      <w:r w:rsidR="008634B3">
        <w:rPr>
          <w:rFonts w:asciiTheme="minorHAnsi" w:hAnsiTheme="minorHAnsi" w:cstheme="minorHAnsi"/>
          <w:sz w:val="22"/>
          <w:szCs w:val="22"/>
        </w:rPr>
        <w:t xml:space="preserve">. This </w:t>
      </w:r>
      <w:r w:rsidRPr="00A9426F">
        <w:rPr>
          <w:rFonts w:asciiTheme="minorHAnsi" w:hAnsiTheme="minorHAnsi" w:cstheme="minorHAnsi"/>
          <w:sz w:val="22"/>
          <w:szCs w:val="22"/>
        </w:rPr>
        <w:t>result</w:t>
      </w:r>
      <w:r w:rsidR="008634B3">
        <w:rPr>
          <w:rFonts w:asciiTheme="minorHAnsi" w:hAnsiTheme="minorHAnsi" w:cstheme="minorHAnsi"/>
          <w:sz w:val="22"/>
          <w:szCs w:val="22"/>
        </w:rPr>
        <w:t>s</w:t>
      </w:r>
      <w:r w:rsidRPr="00A9426F">
        <w:rPr>
          <w:rFonts w:asciiTheme="minorHAnsi" w:hAnsiTheme="minorHAnsi" w:cstheme="minorHAnsi"/>
          <w:sz w:val="22"/>
          <w:szCs w:val="22"/>
        </w:rPr>
        <w:t xml:space="preserve"> in feature vectors of dimension</w:t>
      </w:r>
    </w:p>
    <w:p w14:paraId="1DAC3BB0" w14:textId="0AF096CD" w:rsidR="00572691" w:rsidRPr="00A9426F" w:rsidRDefault="00015E9E" w:rsidP="00650561">
      <w:pPr>
        <w:spacing w:line="276" w:lineRule="auto"/>
        <w:jc w:val="both"/>
        <w:rPr>
          <w:rFonts w:asciiTheme="minorHAnsi" w:hAnsiTheme="minorHAnsi" w:cstheme="minorHAnsi"/>
          <w:sz w:val="22"/>
          <w:szCs w:val="22"/>
        </w:rPr>
      </w:pPr>
      <m:oMathPara>
        <m:oMath>
          <m:r>
            <w:rPr>
              <w:rFonts w:ascii="Cambria Math" w:hAnsi="Cambria Math" w:cstheme="minorHAnsi"/>
              <w:sz w:val="22"/>
              <w:szCs w:val="22"/>
            </w:rPr>
            <m:t>p=</m:t>
          </m:r>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y</m:t>
              </m:r>
            </m:sub>
          </m:sSub>
          <m:r>
            <w:rPr>
              <w:rFonts w:ascii="Cambria Math" w:hAnsi="Cambria Math" w:cstheme="minorHAnsi"/>
              <w:sz w:val="22"/>
              <w:szCs w:val="22"/>
            </w:rPr>
            <m:t>×</m:t>
          </m:r>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x</m:t>
              </m:r>
            </m:sub>
          </m:sSub>
          <m:r>
            <w:rPr>
              <w:rFonts w:ascii="Cambria Math" w:hAnsi="Cambria Math" w:cstheme="minorHAnsi"/>
              <w:sz w:val="22"/>
              <w:szCs w:val="22"/>
            </w:rPr>
            <m:t>×r.</m:t>
          </m:r>
        </m:oMath>
      </m:oMathPara>
    </w:p>
    <w:p w14:paraId="20B46B4A" w14:textId="616DD34E" w:rsidR="00970C3B" w:rsidRPr="00A9426F" w:rsidRDefault="00803680" w:rsidP="00650561">
      <w:pPr>
        <w:spacing w:before="100" w:beforeAutospacing="1" w:after="100" w:afterAutospacing="1" w:line="276" w:lineRule="auto"/>
        <w:jc w:val="both"/>
        <w:rPr>
          <w:rFonts w:asciiTheme="minorHAnsi" w:hAnsiTheme="minorHAnsi" w:cstheme="minorHAnsi"/>
          <w:b/>
          <w:bCs/>
          <w:sz w:val="22"/>
          <w:szCs w:val="22"/>
        </w:rPr>
      </w:pPr>
      <w:r w:rsidRPr="00A9426F">
        <w:rPr>
          <w:rFonts w:asciiTheme="minorHAnsi" w:hAnsiTheme="minorHAnsi" w:cstheme="minorHAnsi"/>
          <w:sz w:val="22"/>
          <w:szCs w:val="22"/>
        </w:rPr>
        <w:t xml:space="preserve">The resulting data </w:t>
      </w:r>
      <w:r w:rsidR="00853F7A" w:rsidRPr="00A9426F">
        <w:rPr>
          <w:rFonts w:asciiTheme="minorHAnsi" w:hAnsiTheme="minorHAnsi" w:cstheme="minorHAnsi"/>
          <w:sz w:val="22"/>
          <w:szCs w:val="22"/>
        </w:rPr>
        <w:t>matrix,</w:t>
      </w:r>
      <w:r w:rsidR="00215C20" w:rsidRPr="00A9426F">
        <w:rPr>
          <w:rFonts w:asciiTheme="minorHAnsi" w:hAnsiTheme="minorHAnsi" w:cstheme="minorHAnsi"/>
          <w:sz w:val="22"/>
          <w:szCs w:val="22"/>
        </w:rPr>
        <w:t xml:space="preserve"> </w:t>
      </w:r>
      <m:oMath>
        <m:r>
          <w:rPr>
            <w:rFonts w:ascii="Cambria Math" w:hAnsi="Cambria Math" w:cstheme="minorHAnsi"/>
            <w:sz w:val="22"/>
            <w:szCs w:val="22"/>
          </w:rPr>
          <m:t>X∈</m:t>
        </m:r>
        <m:sSup>
          <m:sSupPr>
            <m:ctrlPr>
              <w:rPr>
                <w:rFonts w:ascii="Cambria Math" w:hAnsi="Cambria Math" w:cstheme="minorHAnsi"/>
                <w:sz w:val="22"/>
                <w:szCs w:val="22"/>
              </w:rPr>
            </m:ctrlPr>
          </m:sSupPr>
          <m:e>
            <m:r>
              <m:rPr>
                <m:scr m:val="double-struck"/>
                <m:sty m:val="p"/>
              </m:rPr>
              <w:rPr>
                <w:rFonts w:ascii="Cambria Math" w:hAnsi="Cambria Math" w:cstheme="minorHAnsi"/>
                <w:sz w:val="22"/>
                <w:szCs w:val="22"/>
              </w:rPr>
              <m:t>R</m:t>
            </m:r>
          </m:e>
          <m:sup>
            <m:r>
              <w:rPr>
                <w:rFonts w:ascii="Cambria Math" w:hAnsi="Cambria Math" w:cstheme="minorHAnsi"/>
                <w:sz w:val="22"/>
                <w:szCs w:val="22"/>
              </w:rPr>
              <m:t>n×p</m:t>
            </m:r>
          </m:sup>
        </m:sSup>
        <m:r>
          <w:rPr>
            <w:rFonts w:ascii="Cambria Math" w:hAnsi="Cambria Math" w:cstheme="minorHAnsi"/>
            <w:sz w:val="22"/>
            <w:szCs w:val="22"/>
          </w:rPr>
          <m:t xml:space="preserve"> </m:t>
        </m:r>
      </m:oMath>
      <w:r w:rsidRPr="00A9426F">
        <w:rPr>
          <w:rFonts w:asciiTheme="minorHAnsi" w:hAnsiTheme="minorHAnsi" w:cstheme="minorHAnsi"/>
          <w:sz w:val="22"/>
          <w:szCs w:val="22"/>
        </w:rPr>
        <w:t xml:space="preserve">thus integrates both spatial context (within each window) and cross-variable relationships (across the </w:t>
      </w:r>
      <m:oMath>
        <m:r>
          <w:rPr>
            <w:rFonts w:ascii="Cambria Math" w:hAnsi="Cambria Math" w:cstheme="minorHAnsi"/>
            <w:sz w:val="22"/>
            <w:szCs w:val="22"/>
          </w:rPr>
          <m:t>r</m:t>
        </m:r>
      </m:oMath>
      <w:r w:rsidR="000727AE" w:rsidRPr="00A9426F">
        <w:rPr>
          <w:rFonts w:asciiTheme="minorHAnsi" w:hAnsiTheme="minorHAnsi" w:cstheme="minorHAnsi"/>
          <w:sz w:val="22"/>
          <w:szCs w:val="22"/>
        </w:rPr>
        <w:t xml:space="preserve"> </w:t>
      </w:r>
      <w:r w:rsidRPr="00A9426F">
        <w:rPr>
          <w:rFonts w:asciiTheme="minorHAnsi" w:hAnsiTheme="minorHAnsi" w:cstheme="minorHAnsi"/>
          <w:sz w:val="22"/>
          <w:szCs w:val="22"/>
        </w:rPr>
        <w:t>g</w:t>
      </w:r>
      <w:r w:rsidR="00E70424" w:rsidRPr="00A9426F">
        <w:rPr>
          <w:rFonts w:asciiTheme="minorHAnsi" w:hAnsiTheme="minorHAnsi" w:cstheme="minorHAnsi"/>
          <w:sz w:val="22"/>
          <w:szCs w:val="22"/>
        </w:rPr>
        <w:t>eospatia</w:t>
      </w:r>
      <w:r w:rsidRPr="00A9426F">
        <w:rPr>
          <w:rFonts w:asciiTheme="minorHAnsi" w:hAnsiTheme="minorHAnsi" w:cstheme="minorHAnsi"/>
          <w:sz w:val="22"/>
          <w:szCs w:val="22"/>
        </w:rPr>
        <w:t>l attributes)</w:t>
      </w:r>
      <w:r w:rsidR="00A355C6">
        <w:rPr>
          <w:rFonts w:asciiTheme="minorHAnsi" w:hAnsiTheme="minorHAnsi" w:cstheme="minorHAnsi"/>
          <w:sz w:val="22"/>
          <w:szCs w:val="22"/>
        </w:rPr>
        <w:t>.</w:t>
      </w:r>
      <w:r w:rsidR="00863D86" w:rsidRPr="00A9426F">
        <w:rPr>
          <w:rFonts w:asciiTheme="minorHAnsi" w:hAnsiTheme="minorHAnsi" w:cstheme="minorHAnsi"/>
          <w:sz w:val="22"/>
          <w:szCs w:val="22"/>
        </w:rPr>
        <w:t xml:space="preserve"> </w:t>
      </w:r>
      <w:r w:rsidR="0099795F" w:rsidRPr="00A9426F">
        <w:rPr>
          <w:rFonts w:asciiTheme="minorHAnsi" w:hAnsiTheme="minorHAnsi" w:cstheme="minorHAnsi"/>
          <w:sz w:val="22"/>
          <w:szCs w:val="22"/>
        </w:rPr>
        <w:t>Sliding w</w:t>
      </w:r>
      <w:r w:rsidR="00970C3B" w:rsidRPr="00A9426F">
        <w:rPr>
          <w:rFonts w:asciiTheme="minorHAnsi" w:hAnsiTheme="minorHAnsi" w:cstheme="minorHAnsi"/>
          <w:sz w:val="22"/>
          <w:szCs w:val="22"/>
        </w:rPr>
        <w:t xml:space="preserve">indow dimensions may vary across variables </w:t>
      </w:r>
      <m:oMath>
        <m:r>
          <w:rPr>
            <w:rFonts w:ascii="Cambria Math" w:hAnsi="Cambria Math" w:cstheme="minorHAnsi"/>
            <w:sz w:val="22"/>
            <w:szCs w:val="22"/>
          </w:rPr>
          <m:t>r</m:t>
        </m:r>
      </m:oMath>
      <w:r w:rsidR="00970C3B" w:rsidRPr="00A9426F">
        <w:rPr>
          <w:rFonts w:asciiTheme="minorHAnsi" w:hAnsiTheme="minorHAnsi" w:cstheme="minorHAnsi"/>
          <w:sz w:val="22"/>
          <w:szCs w:val="22"/>
        </w:rPr>
        <w:t xml:space="preserve">, </w:t>
      </w:r>
      <w:r w:rsidR="00E85773" w:rsidRPr="00A9426F">
        <w:rPr>
          <w:rFonts w:asciiTheme="minorHAnsi" w:hAnsiTheme="minorHAnsi" w:cstheme="minorHAnsi"/>
          <w:sz w:val="22"/>
          <w:szCs w:val="22"/>
        </w:rPr>
        <w:t>as long as</w:t>
      </w:r>
      <w:r w:rsidR="00970C3B" w:rsidRPr="00A9426F">
        <w:rPr>
          <w:rFonts w:asciiTheme="minorHAnsi" w:hAnsiTheme="minorHAnsi" w:cstheme="minorHAnsi"/>
          <w:sz w:val="22"/>
          <w:szCs w:val="22"/>
        </w:rPr>
        <w:t xml:space="preserve"> they remain spatially co-located</w:t>
      </w:r>
      <w:r w:rsidR="00354E41">
        <w:rPr>
          <w:rFonts w:asciiTheme="minorHAnsi" w:hAnsiTheme="minorHAnsi" w:cstheme="minorHAnsi"/>
          <w:sz w:val="22"/>
          <w:szCs w:val="22"/>
        </w:rPr>
        <w:t>. This</w:t>
      </w:r>
      <w:r w:rsidR="00970C3B" w:rsidRPr="00A9426F">
        <w:rPr>
          <w:rFonts w:asciiTheme="minorHAnsi" w:hAnsiTheme="minorHAnsi" w:cstheme="minorHAnsi"/>
          <w:sz w:val="22"/>
          <w:szCs w:val="22"/>
        </w:rPr>
        <w:t xml:space="preserve"> maintain</w:t>
      </w:r>
      <w:r w:rsidR="00354E41">
        <w:rPr>
          <w:rFonts w:asciiTheme="minorHAnsi" w:hAnsiTheme="minorHAnsi" w:cstheme="minorHAnsi"/>
          <w:sz w:val="22"/>
          <w:szCs w:val="22"/>
        </w:rPr>
        <w:t>s</w:t>
      </w:r>
      <w:r w:rsidR="00970C3B" w:rsidRPr="00A9426F">
        <w:rPr>
          <w:rFonts w:asciiTheme="minorHAnsi" w:hAnsiTheme="minorHAnsi" w:cstheme="minorHAnsi"/>
          <w:sz w:val="22"/>
          <w:szCs w:val="22"/>
        </w:rPr>
        <w:t xml:space="preserve"> spatial correlation among geophysical responses.</w:t>
      </w:r>
      <w:r w:rsidR="00970C3B" w:rsidRPr="00A9426F">
        <w:rPr>
          <w:rFonts w:asciiTheme="minorHAnsi" w:hAnsiTheme="minorHAnsi" w:cstheme="minorHAnsi"/>
          <w:b/>
          <w:bCs/>
          <w:sz w:val="22"/>
          <w:szCs w:val="22"/>
        </w:rPr>
        <w:t xml:space="preserve"> </w:t>
      </w:r>
    </w:p>
    <w:p w14:paraId="46885311" w14:textId="20504072" w:rsidR="00AF252F" w:rsidRDefault="00B54BB9" w:rsidP="00650561">
      <w:pPr>
        <w:pStyle w:val="NormalWeb"/>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To illustrate </w:t>
      </w:r>
      <w:r w:rsidR="00F818DD" w:rsidRPr="00A9426F">
        <w:rPr>
          <w:rFonts w:asciiTheme="minorHAnsi" w:hAnsiTheme="minorHAnsi" w:cstheme="minorHAnsi"/>
          <w:sz w:val="22"/>
          <w:szCs w:val="22"/>
        </w:rPr>
        <w:t>the sampling step</w:t>
      </w:r>
      <w:r w:rsidRPr="00A9426F">
        <w:rPr>
          <w:rFonts w:asciiTheme="minorHAnsi" w:hAnsiTheme="minorHAnsi" w:cstheme="minorHAnsi"/>
          <w:sz w:val="22"/>
          <w:szCs w:val="22"/>
        </w:rPr>
        <w:t>, we first consider a simplified case involving a single synthetic geophysical variable (</w:t>
      </w:r>
      <m:oMath>
        <m:r>
          <w:rPr>
            <w:rFonts w:ascii="Cambria Math" w:hAnsi="Cambria Math" w:cstheme="minorHAnsi"/>
            <w:sz w:val="22"/>
            <w:szCs w:val="22"/>
          </w:rPr>
          <m:t>r=1</m:t>
        </m:r>
      </m:oMath>
      <w:r w:rsidRPr="00A9426F">
        <w:rPr>
          <w:rFonts w:asciiTheme="minorHAnsi" w:hAnsiTheme="minorHAnsi" w:cstheme="minorHAnsi"/>
          <w:sz w:val="22"/>
          <w:szCs w:val="22"/>
        </w:rPr>
        <w:t xml:space="preserve">). </w:t>
      </w:r>
      <w:r w:rsidR="00845BD0" w:rsidRPr="00A9426F">
        <w:rPr>
          <w:rFonts w:asciiTheme="minorHAnsi" w:hAnsiTheme="minorHAnsi" w:cstheme="minorHAnsi"/>
          <w:sz w:val="22"/>
          <w:szCs w:val="22"/>
        </w:rPr>
        <w:fldChar w:fldCharType="begin"/>
      </w:r>
      <w:r w:rsidR="00845BD0" w:rsidRPr="00A9426F">
        <w:rPr>
          <w:rFonts w:asciiTheme="minorHAnsi" w:hAnsiTheme="minorHAnsi" w:cstheme="minorHAnsi"/>
          <w:sz w:val="22"/>
          <w:szCs w:val="22"/>
        </w:rPr>
        <w:instrText xml:space="preserve"> REF _Ref215520466 \h </w:instrText>
      </w:r>
      <w:r w:rsidR="00EF7106" w:rsidRPr="00A9426F">
        <w:rPr>
          <w:rFonts w:asciiTheme="minorHAnsi" w:hAnsiTheme="minorHAnsi" w:cstheme="minorHAnsi"/>
          <w:sz w:val="22"/>
          <w:szCs w:val="22"/>
        </w:rPr>
        <w:instrText xml:space="preserve"> \* MERGEFORMAT </w:instrText>
      </w:r>
      <w:r w:rsidR="00845BD0" w:rsidRPr="00A9426F">
        <w:rPr>
          <w:rFonts w:asciiTheme="minorHAnsi" w:hAnsiTheme="minorHAnsi" w:cstheme="minorHAnsi"/>
          <w:sz w:val="22"/>
          <w:szCs w:val="22"/>
        </w:rPr>
      </w:r>
      <w:r w:rsidR="00845BD0" w:rsidRPr="00A9426F">
        <w:rPr>
          <w:rFonts w:asciiTheme="minorHAnsi" w:hAnsiTheme="minorHAnsi" w:cstheme="minorHAnsi"/>
          <w:sz w:val="22"/>
          <w:szCs w:val="22"/>
        </w:rPr>
        <w:fldChar w:fldCharType="separate"/>
      </w:r>
      <w:r w:rsidR="00845BD0" w:rsidRPr="00A9426F">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4</w:t>
      </w:r>
      <w:r w:rsidR="00845BD0" w:rsidRPr="00A9426F">
        <w:rPr>
          <w:rFonts w:asciiTheme="minorHAnsi" w:hAnsiTheme="minorHAnsi" w:cstheme="minorHAnsi"/>
          <w:sz w:val="22"/>
          <w:szCs w:val="22"/>
        </w:rPr>
        <w:fldChar w:fldCharType="end"/>
      </w:r>
      <w:r w:rsidR="00845BD0" w:rsidRPr="00A9426F">
        <w:rPr>
          <w:rFonts w:asciiTheme="minorHAnsi" w:hAnsiTheme="minorHAnsi" w:cstheme="minorHAnsi"/>
          <w:sz w:val="22"/>
          <w:szCs w:val="22"/>
        </w:rPr>
        <w:t xml:space="preserve"> </w:t>
      </w:r>
      <w:r w:rsidRPr="00A9426F">
        <w:rPr>
          <w:rFonts w:asciiTheme="minorHAnsi" w:hAnsiTheme="minorHAnsi" w:cstheme="minorHAnsi"/>
          <w:sz w:val="22"/>
          <w:szCs w:val="22"/>
        </w:rPr>
        <w:t xml:space="preserve">shows how the geophysical grid is sampled using overlapping sliding windows and transformed into the structured data matrix </w:t>
      </w:r>
      <m:oMath>
        <m:r>
          <m:rPr>
            <m:sty m:val="p"/>
          </m:rPr>
          <w:rPr>
            <w:rFonts w:ascii="Cambria Math" w:hAnsi="Cambria Math" w:cstheme="minorHAnsi"/>
            <w:sz w:val="22"/>
            <w:szCs w:val="22"/>
          </w:rPr>
          <m:t>X</m:t>
        </m:r>
        <m:r>
          <w:rPr>
            <w:rFonts w:ascii="Cambria Math" w:hAnsi="Cambria Math" w:cstheme="minorHAnsi"/>
            <w:sz w:val="22"/>
            <w:szCs w:val="22"/>
          </w:rPr>
          <m:t>∈</m:t>
        </m:r>
        <m:sSup>
          <m:sSupPr>
            <m:ctrlPr>
              <w:rPr>
                <w:rFonts w:ascii="Cambria Math" w:hAnsi="Cambria Math" w:cstheme="minorHAnsi"/>
                <w:sz w:val="22"/>
                <w:szCs w:val="22"/>
              </w:rPr>
            </m:ctrlPr>
          </m:sSupPr>
          <m:e>
            <m:r>
              <m:rPr>
                <m:scr m:val="double-struck"/>
                <m:sty m:val="p"/>
              </m:rPr>
              <w:rPr>
                <w:rFonts w:ascii="Cambria Math" w:hAnsi="Cambria Math" w:cstheme="minorHAnsi"/>
                <w:sz w:val="22"/>
                <w:szCs w:val="22"/>
              </w:rPr>
              <m:t>R</m:t>
            </m:r>
          </m:e>
          <m:sup>
            <m:r>
              <w:rPr>
                <w:rFonts w:ascii="Cambria Math" w:hAnsi="Cambria Math" w:cstheme="minorHAnsi"/>
                <w:sz w:val="22"/>
                <w:szCs w:val="22"/>
              </w:rPr>
              <m:t>n×p</m:t>
            </m:r>
          </m:sup>
        </m:sSup>
      </m:oMath>
      <w:r w:rsidRPr="00A9426F">
        <w:rPr>
          <w:rFonts w:asciiTheme="minorHAnsi" w:hAnsiTheme="minorHAnsi" w:cstheme="minorHAnsi"/>
          <w:sz w:val="22"/>
          <w:szCs w:val="22"/>
        </w:rPr>
        <w:t>.</w:t>
      </w:r>
    </w:p>
    <w:p w14:paraId="4EDA609D" w14:textId="311635EC" w:rsidR="00AF252F" w:rsidRDefault="00AF252F" w:rsidP="00AF252F">
      <w:pPr>
        <w:pStyle w:val="NormalWeb"/>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The single geophysical grid is divided into </w:t>
      </w:r>
      <m:oMath>
        <m:r>
          <w:rPr>
            <w:rFonts w:ascii="Cambria Math" w:hAnsi="Cambria Math" w:cstheme="minorHAnsi"/>
            <w:sz w:val="22"/>
            <w:szCs w:val="22"/>
          </w:rPr>
          <m:t>2×2</m:t>
        </m:r>
      </m:oMath>
      <w:r w:rsidRPr="00A9426F">
        <w:rPr>
          <w:rFonts w:asciiTheme="minorHAnsi" w:hAnsiTheme="minorHAnsi" w:cstheme="minorHAnsi"/>
          <w:sz w:val="22"/>
          <w:szCs w:val="22"/>
        </w:rPr>
        <w:t xml:space="preserve"> sliding windows (so </w:t>
      </w:r>
      <m:oMath>
        <m:r>
          <w:rPr>
            <w:rFonts w:ascii="Cambria Math" w:hAnsi="Cambria Math" w:cstheme="minorHAnsi"/>
            <w:sz w:val="22"/>
            <w:szCs w:val="22"/>
          </w:rPr>
          <m:t>p=4</m:t>
        </m:r>
      </m:oMath>
      <w:r w:rsidRPr="00A9426F">
        <w:rPr>
          <w:rFonts w:asciiTheme="minorHAnsi" w:hAnsiTheme="minorHAnsi" w:cstheme="minorHAnsi"/>
          <w:sz w:val="22"/>
          <w:szCs w:val="22"/>
        </w:rPr>
        <w:t xml:space="preserve">) that move across the map with partial overlap. The window dimensions </w:t>
      </w:r>
      <m:oMath>
        <m:d>
          <m:dPr>
            <m:ctrlPr>
              <w:rPr>
                <w:rFonts w:ascii="Cambria Math" w:hAnsi="Cambria Math" w:cstheme="minorHAnsi"/>
                <w:i/>
                <w:sz w:val="22"/>
                <w:szCs w:val="22"/>
              </w:rPr>
            </m:ctrlPr>
          </m:dPr>
          <m:e>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y</m:t>
                </m:r>
              </m:sub>
            </m:sSub>
            <m:r>
              <w:rPr>
                <w:rFonts w:ascii="Cambria Math" w:hAnsi="Cambria Math" w:cstheme="minorHAnsi"/>
                <w:sz w:val="22"/>
                <w:szCs w:val="22"/>
              </w:rPr>
              <m:t>,</m:t>
            </m:r>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x</m:t>
                </m:r>
              </m:sub>
            </m:sSub>
          </m:e>
        </m:d>
      </m:oMath>
      <w:r w:rsidRPr="00A9426F">
        <w:rPr>
          <w:rFonts w:asciiTheme="minorHAnsi" w:hAnsiTheme="minorHAnsi" w:cstheme="minorHAnsi"/>
          <w:sz w:val="22"/>
          <w:szCs w:val="22"/>
        </w:rPr>
        <w:t xml:space="preserve"> approximate the footprint of the known deposit</w:t>
      </w:r>
      <w:r w:rsidR="00E4590A">
        <w:rPr>
          <w:rFonts w:asciiTheme="minorHAnsi" w:hAnsiTheme="minorHAnsi" w:cstheme="minorHAnsi"/>
          <w:sz w:val="22"/>
          <w:szCs w:val="22"/>
        </w:rPr>
        <w:t>.</w:t>
      </w:r>
      <w:r w:rsidRPr="00A9426F">
        <w:rPr>
          <w:rFonts w:asciiTheme="minorHAnsi" w:hAnsiTheme="minorHAnsi" w:cstheme="minorHAnsi"/>
          <w:sz w:val="22"/>
          <w:szCs w:val="22"/>
        </w:rPr>
        <w:t xml:space="preserve"> </w:t>
      </w:r>
      <w:r w:rsidR="00E4590A">
        <w:rPr>
          <w:rFonts w:asciiTheme="minorHAnsi" w:hAnsiTheme="minorHAnsi" w:cstheme="minorHAnsi"/>
          <w:sz w:val="22"/>
          <w:szCs w:val="22"/>
        </w:rPr>
        <w:t>T</w:t>
      </w:r>
      <w:r w:rsidRPr="00A9426F">
        <w:rPr>
          <w:rFonts w:asciiTheme="minorHAnsi" w:hAnsiTheme="minorHAnsi" w:cstheme="minorHAnsi"/>
          <w:sz w:val="22"/>
          <w:szCs w:val="22"/>
        </w:rPr>
        <w:t xml:space="preserve">he strides </w:t>
      </w:r>
      <m:oMath>
        <m:d>
          <m:dPr>
            <m:ctrlPr>
              <w:rPr>
                <w:rFonts w:ascii="Cambria Math" w:hAnsi="Cambria Math" w:cstheme="minorHAnsi"/>
                <w:i/>
                <w:sz w:val="22"/>
                <w:szCs w:val="22"/>
              </w:rPr>
            </m:ctrlPr>
          </m:dPr>
          <m:e>
            <m:sSub>
              <m:sSubPr>
                <m:ctrlPr>
                  <w:rPr>
                    <w:rFonts w:ascii="Cambria Math" w:hAnsi="Cambria Math" w:cstheme="minorHAnsi"/>
                    <w:sz w:val="22"/>
                    <w:szCs w:val="22"/>
                  </w:rPr>
                </m:ctrlPr>
              </m:sSubPr>
              <m:e>
                <m:r>
                  <w:rPr>
                    <w:rFonts w:ascii="Cambria Math" w:hAnsi="Cambria Math" w:cstheme="minorHAnsi"/>
                    <w:sz w:val="22"/>
                    <w:szCs w:val="22"/>
                  </w:rPr>
                  <m:t>s</m:t>
                </m:r>
              </m:e>
              <m:sub>
                <m:r>
                  <w:rPr>
                    <w:rFonts w:ascii="Cambria Math" w:hAnsi="Cambria Math" w:cstheme="minorHAnsi"/>
                    <w:sz w:val="22"/>
                    <w:szCs w:val="22"/>
                  </w:rPr>
                  <m:t>y</m:t>
                </m:r>
              </m:sub>
            </m:sSub>
            <m:r>
              <w:rPr>
                <w:rFonts w:ascii="Cambria Math" w:hAnsi="Cambria Math" w:cstheme="minorHAnsi"/>
                <w:sz w:val="22"/>
                <w:szCs w:val="22"/>
              </w:rPr>
              <m:t>,</m:t>
            </m:r>
            <m:sSub>
              <m:sSubPr>
                <m:ctrlPr>
                  <w:rPr>
                    <w:rFonts w:ascii="Cambria Math" w:hAnsi="Cambria Math" w:cstheme="minorHAnsi"/>
                    <w:sz w:val="22"/>
                    <w:szCs w:val="22"/>
                  </w:rPr>
                </m:ctrlPr>
              </m:sSubPr>
              <m:e>
                <m:r>
                  <w:rPr>
                    <w:rFonts w:ascii="Cambria Math" w:hAnsi="Cambria Math" w:cstheme="minorHAnsi"/>
                    <w:sz w:val="22"/>
                    <w:szCs w:val="22"/>
                  </w:rPr>
                  <m:t>s</m:t>
                </m:r>
              </m:e>
              <m:sub>
                <m:r>
                  <w:rPr>
                    <w:rFonts w:ascii="Cambria Math" w:hAnsi="Cambria Math" w:cstheme="minorHAnsi"/>
                    <w:sz w:val="22"/>
                    <w:szCs w:val="22"/>
                  </w:rPr>
                  <m:t>x</m:t>
                </m:r>
              </m:sub>
            </m:sSub>
          </m:e>
        </m:d>
      </m:oMath>
      <w:r w:rsidRPr="00A9426F">
        <w:rPr>
          <w:rFonts w:asciiTheme="minorHAnsi" w:hAnsiTheme="minorHAnsi" w:cstheme="minorHAnsi"/>
          <w:sz w:val="22"/>
          <w:szCs w:val="22"/>
        </w:rPr>
        <w:t xml:space="preserve"> control the overlap between consecutive samples. In total, </w:t>
      </w:r>
      <m:oMath>
        <m:r>
          <w:rPr>
            <w:rFonts w:ascii="Cambria Math" w:hAnsi="Cambria Math" w:cstheme="minorHAnsi"/>
            <w:sz w:val="22"/>
            <w:szCs w:val="22"/>
          </w:rPr>
          <m:t>n=81</m:t>
        </m:r>
      </m:oMath>
      <w:r w:rsidRPr="00A9426F">
        <w:rPr>
          <w:rFonts w:asciiTheme="minorHAnsi" w:hAnsiTheme="minorHAnsi" w:cstheme="minorHAnsi"/>
          <w:sz w:val="22"/>
          <w:szCs w:val="22"/>
        </w:rPr>
        <w:t xml:space="preserve"> windows are extracted, each flattened into a row vector </w:t>
      </w:r>
      <m:oMath>
        <m:sSub>
          <m:sSubPr>
            <m:ctrlPr>
              <w:rPr>
                <w:rFonts w:ascii="Cambria Math" w:hAnsi="Cambria Math" w:cstheme="minorHAnsi"/>
                <w:sz w:val="22"/>
                <w:szCs w:val="22"/>
              </w:rPr>
            </m:ctrlPr>
          </m:sSubPr>
          <m:e>
            <m:r>
              <m:rPr>
                <m:sty m:val="p"/>
              </m:rPr>
              <w:rPr>
                <w:rFonts w:ascii="Cambria Math" w:hAnsi="Cambria Math" w:cstheme="minorHAnsi"/>
                <w:sz w:val="22"/>
                <w:szCs w:val="22"/>
              </w:rPr>
              <m:t>x</m:t>
            </m:r>
          </m:e>
          <m:sub>
            <m:r>
              <w:rPr>
                <w:rFonts w:ascii="Cambria Math" w:hAnsi="Cambria Math" w:cstheme="minorHAnsi"/>
                <w:sz w:val="22"/>
                <w:szCs w:val="22"/>
              </w:rPr>
              <m:t>i</m:t>
            </m:r>
          </m:sub>
        </m:sSub>
        <m:r>
          <w:rPr>
            <w:rFonts w:ascii="Cambria Math" w:hAnsi="Cambria Math" w:cstheme="minorHAnsi"/>
            <w:sz w:val="22"/>
            <w:szCs w:val="22"/>
          </w:rPr>
          <m:t>∈</m:t>
        </m:r>
        <m:sSup>
          <m:sSupPr>
            <m:ctrlPr>
              <w:rPr>
                <w:rFonts w:ascii="Cambria Math" w:hAnsi="Cambria Math" w:cstheme="minorHAnsi"/>
                <w:sz w:val="22"/>
                <w:szCs w:val="22"/>
              </w:rPr>
            </m:ctrlPr>
          </m:sSupPr>
          <m:e>
            <m:r>
              <m:rPr>
                <m:scr m:val="double-struck"/>
                <m:sty m:val="p"/>
              </m:rPr>
              <w:rPr>
                <w:rFonts w:ascii="Cambria Math" w:hAnsi="Cambria Math" w:cstheme="minorHAnsi"/>
                <w:sz w:val="22"/>
                <w:szCs w:val="22"/>
              </w:rPr>
              <m:t>R</m:t>
            </m:r>
          </m:e>
          <m:sup>
            <m:r>
              <w:rPr>
                <w:rFonts w:ascii="Cambria Math" w:hAnsi="Cambria Math" w:cstheme="minorHAnsi"/>
                <w:sz w:val="22"/>
                <w:szCs w:val="22"/>
              </w:rPr>
              <m:t>p</m:t>
            </m:r>
          </m:sup>
        </m:sSup>
      </m:oMath>
      <w:r w:rsidRPr="00A9426F">
        <w:rPr>
          <w:rFonts w:asciiTheme="minorHAnsi" w:hAnsiTheme="minorHAnsi" w:cstheme="minorHAnsi"/>
          <w:sz w:val="22"/>
          <w:szCs w:val="22"/>
        </w:rPr>
        <w:t>.</w:t>
      </w:r>
    </w:p>
    <w:p w14:paraId="0729AC45" w14:textId="44BA9615" w:rsidR="00373B29" w:rsidRPr="00A9426F" w:rsidRDefault="00B26169" w:rsidP="00AF252F">
      <w:pPr>
        <w:pStyle w:val="NormalWeb"/>
        <w:spacing w:line="276" w:lineRule="auto"/>
        <w:jc w:val="both"/>
        <w:rPr>
          <w:rFonts w:asciiTheme="minorHAnsi" w:hAnsiTheme="minorHAnsi" w:cstheme="minorHAnsi"/>
          <w:sz w:val="22"/>
          <w:szCs w:val="22"/>
        </w:rPr>
      </w:pPr>
      <w:r w:rsidRPr="00A9426F">
        <w:rPr>
          <w:rFonts w:cstheme="minorHAnsi"/>
          <w:noProof/>
          <w:sz w:val="22"/>
          <w:szCs w:val="22"/>
        </w:rPr>
        <w:lastRenderedPageBreak/>
        <w:drawing>
          <wp:anchor distT="0" distB="0" distL="114300" distR="114300" simplePos="0" relativeHeight="251658253" behindDoc="0" locked="0" layoutInCell="1" allowOverlap="1" wp14:anchorId="64268D7D" wp14:editId="1D0FEB9C">
            <wp:simplePos x="0" y="0"/>
            <wp:positionH relativeFrom="column">
              <wp:posOffset>0</wp:posOffset>
            </wp:positionH>
            <wp:positionV relativeFrom="paragraph">
              <wp:posOffset>1314450</wp:posOffset>
            </wp:positionV>
            <wp:extent cx="5941695" cy="3089910"/>
            <wp:effectExtent l="0" t="0" r="1905" b="0"/>
            <wp:wrapTopAndBottom/>
            <wp:docPr id="1064518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18679"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1695" cy="3089910"/>
                    </a:xfrm>
                    <a:prstGeom prst="rect">
                      <a:avLst/>
                    </a:prstGeom>
                  </pic:spPr>
                </pic:pic>
              </a:graphicData>
            </a:graphic>
            <wp14:sizeRelH relativeFrom="page">
              <wp14:pctWidth>0</wp14:pctWidth>
            </wp14:sizeRelH>
            <wp14:sizeRelV relativeFrom="page">
              <wp14:pctHeight>0</wp14:pctHeight>
            </wp14:sizeRelV>
          </wp:anchor>
        </w:drawing>
      </w:r>
      <w:r w:rsidR="00B54BB9" w:rsidRPr="00A9426F">
        <w:rPr>
          <w:rFonts w:asciiTheme="minorHAnsi" w:hAnsiTheme="minorHAnsi" w:cstheme="minorHAnsi"/>
          <w:sz w:val="22"/>
          <w:szCs w:val="22"/>
        </w:rPr>
        <w:t xml:space="preserve">The known deposit window </w:t>
      </w:r>
      <w:r w:rsidR="009F3FD8">
        <w:rPr>
          <w:rFonts w:asciiTheme="minorHAnsi" w:hAnsiTheme="minorHAnsi" w:cstheme="minorHAnsi"/>
          <w:sz w:val="22"/>
          <w:szCs w:val="22"/>
        </w:rPr>
        <w:t xml:space="preserve">is </w:t>
      </w:r>
      <w:r w:rsidR="00B54BB9" w:rsidRPr="00A9426F">
        <w:rPr>
          <w:rFonts w:asciiTheme="minorHAnsi" w:hAnsiTheme="minorHAnsi" w:cstheme="minorHAnsi"/>
          <w:sz w:val="22"/>
          <w:szCs w:val="22"/>
        </w:rPr>
        <w:t>outlined in black</w:t>
      </w:r>
      <w:r w:rsidR="00AB50A3" w:rsidRPr="00A9426F">
        <w:rPr>
          <w:rFonts w:asciiTheme="minorHAnsi" w:hAnsiTheme="minorHAnsi" w:cstheme="minorHAnsi"/>
          <w:sz w:val="22"/>
          <w:szCs w:val="22"/>
        </w:rPr>
        <w:t xml:space="preserve"> in </w:t>
      </w:r>
      <w:r w:rsidR="008C40C5" w:rsidRPr="00A9426F">
        <w:rPr>
          <w:rFonts w:asciiTheme="minorHAnsi" w:hAnsiTheme="minorHAnsi" w:cstheme="minorHAnsi"/>
          <w:sz w:val="22"/>
          <w:szCs w:val="22"/>
        </w:rPr>
        <w:fldChar w:fldCharType="begin"/>
      </w:r>
      <w:r w:rsidR="008C40C5" w:rsidRPr="00A9426F">
        <w:rPr>
          <w:rFonts w:asciiTheme="minorHAnsi" w:hAnsiTheme="minorHAnsi" w:cstheme="minorHAnsi"/>
          <w:sz w:val="22"/>
          <w:szCs w:val="22"/>
        </w:rPr>
        <w:instrText xml:space="preserve"> REF _Ref215520466 \h  \* MERGEFORMAT </w:instrText>
      </w:r>
      <w:r w:rsidR="008C40C5" w:rsidRPr="00A9426F">
        <w:rPr>
          <w:rFonts w:asciiTheme="minorHAnsi" w:hAnsiTheme="minorHAnsi" w:cstheme="minorHAnsi"/>
          <w:sz w:val="22"/>
          <w:szCs w:val="22"/>
        </w:rPr>
      </w:r>
      <w:r w:rsidR="008C40C5" w:rsidRPr="00A9426F">
        <w:rPr>
          <w:rFonts w:asciiTheme="minorHAnsi" w:hAnsiTheme="minorHAnsi" w:cstheme="minorHAnsi"/>
          <w:sz w:val="22"/>
          <w:szCs w:val="22"/>
        </w:rPr>
        <w:fldChar w:fldCharType="separate"/>
      </w:r>
      <w:r w:rsidR="008C40C5" w:rsidRPr="00A9426F">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4</w:t>
      </w:r>
      <w:r w:rsidR="008C40C5" w:rsidRPr="00A9426F">
        <w:rPr>
          <w:rFonts w:asciiTheme="minorHAnsi" w:hAnsiTheme="minorHAnsi" w:cstheme="minorHAnsi"/>
          <w:sz w:val="22"/>
          <w:szCs w:val="22"/>
        </w:rPr>
        <w:fldChar w:fldCharType="end"/>
      </w:r>
      <w:r w:rsidR="009F3FD8">
        <w:rPr>
          <w:rFonts w:asciiTheme="minorHAnsi" w:hAnsiTheme="minorHAnsi" w:cstheme="minorHAnsi"/>
          <w:sz w:val="22"/>
          <w:szCs w:val="22"/>
        </w:rPr>
        <w:t>.</w:t>
      </w:r>
      <w:r w:rsidR="00B54BB9" w:rsidRPr="00A9426F">
        <w:rPr>
          <w:rFonts w:asciiTheme="minorHAnsi" w:hAnsiTheme="minorHAnsi" w:cstheme="minorHAnsi"/>
          <w:sz w:val="22"/>
          <w:szCs w:val="22"/>
        </w:rPr>
        <w:t xml:space="preserve"> In the </w:t>
      </w:r>
      <w:r w:rsidR="005B4B7E" w:rsidRPr="00A9426F">
        <w:rPr>
          <w:rFonts w:asciiTheme="minorHAnsi" w:hAnsiTheme="minorHAnsi" w:cstheme="minorHAnsi"/>
          <w:sz w:val="22"/>
          <w:szCs w:val="22"/>
        </w:rPr>
        <w:t xml:space="preserve">panel to the right of </w:t>
      </w:r>
      <w:r w:rsidR="005B4B7E" w:rsidRPr="00A9426F">
        <w:rPr>
          <w:rFonts w:asciiTheme="minorHAnsi" w:hAnsiTheme="minorHAnsi" w:cstheme="minorHAnsi"/>
          <w:sz w:val="22"/>
          <w:szCs w:val="22"/>
        </w:rPr>
        <w:fldChar w:fldCharType="begin"/>
      </w:r>
      <w:r w:rsidR="005B4B7E" w:rsidRPr="00A9426F">
        <w:rPr>
          <w:rFonts w:asciiTheme="minorHAnsi" w:hAnsiTheme="minorHAnsi" w:cstheme="minorHAnsi"/>
          <w:sz w:val="22"/>
          <w:szCs w:val="22"/>
        </w:rPr>
        <w:instrText xml:space="preserve"> REF _Ref215520466 \h  \* MERGEFORMAT </w:instrText>
      </w:r>
      <w:r w:rsidR="005B4B7E" w:rsidRPr="00A9426F">
        <w:rPr>
          <w:rFonts w:asciiTheme="minorHAnsi" w:hAnsiTheme="minorHAnsi" w:cstheme="minorHAnsi"/>
          <w:sz w:val="22"/>
          <w:szCs w:val="22"/>
        </w:rPr>
      </w:r>
      <w:r w:rsidR="005B4B7E" w:rsidRPr="00A9426F">
        <w:rPr>
          <w:rFonts w:asciiTheme="minorHAnsi" w:hAnsiTheme="minorHAnsi" w:cstheme="minorHAnsi"/>
          <w:sz w:val="22"/>
          <w:szCs w:val="22"/>
        </w:rPr>
        <w:fldChar w:fldCharType="separate"/>
      </w:r>
      <w:r w:rsidR="005B4B7E" w:rsidRPr="00A9426F">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4</w:t>
      </w:r>
      <w:r w:rsidR="005B4B7E" w:rsidRPr="00A9426F">
        <w:rPr>
          <w:rFonts w:asciiTheme="minorHAnsi" w:hAnsiTheme="minorHAnsi" w:cstheme="minorHAnsi"/>
          <w:sz w:val="22"/>
          <w:szCs w:val="22"/>
        </w:rPr>
        <w:fldChar w:fldCharType="end"/>
      </w:r>
      <w:r w:rsidR="00B54BB9" w:rsidRPr="00A9426F">
        <w:rPr>
          <w:rFonts w:asciiTheme="minorHAnsi" w:hAnsiTheme="minorHAnsi" w:cstheme="minorHAnsi"/>
          <w:sz w:val="22"/>
          <w:szCs w:val="22"/>
        </w:rPr>
        <w:t xml:space="preserve">, this row appears as </w:t>
      </w:r>
      <m:oMath>
        <m:sSubSup>
          <m:sSubSupPr>
            <m:ctrlPr>
              <w:rPr>
                <w:rFonts w:ascii="Cambria Math" w:hAnsi="Cambria Math" w:cstheme="minorHAnsi"/>
                <w:sz w:val="22"/>
                <w:szCs w:val="22"/>
              </w:rPr>
            </m:ctrlPr>
          </m:sSubSupPr>
          <m:e>
            <m:r>
              <m:rPr>
                <m:sty m:val="p"/>
              </m:rPr>
              <w:rPr>
                <w:rFonts w:ascii="Cambria Math" w:hAnsi="Cambria Math" w:cstheme="minorHAnsi"/>
                <w:sz w:val="22"/>
                <w:szCs w:val="22"/>
              </w:rPr>
              <m:t>x</m:t>
            </m:r>
          </m:e>
          <m:sub>
            <m:r>
              <w:rPr>
                <w:rFonts w:ascii="Cambria Math" w:hAnsi="Cambria Math" w:cstheme="minorHAnsi"/>
                <w:sz w:val="22"/>
                <w:szCs w:val="22"/>
              </w:rPr>
              <m:t>d</m:t>
            </m:r>
          </m:sub>
          <m:sup>
            <m:r>
              <m:rPr>
                <m:sty m:val="p"/>
              </m:rPr>
              <w:rPr>
                <w:rFonts w:ascii="Cambria Math" w:hAnsi="Cambria Math" w:cstheme="minorHAnsi"/>
                <w:sz w:val="22"/>
                <w:szCs w:val="22"/>
              </w:rPr>
              <m:t>⊤</m:t>
            </m:r>
          </m:sup>
        </m:sSubSup>
        <m:r>
          <w:rPr>
            <w:rFonts w:ascii="Cambria Math" w:hAnsi="Cambria Math" w:cstheme="minorHAnsi"/>
            <w:sz w:val="22"/>
            <w:szCs w:val="22"/>
          </w:rPr>
          <m:t>⊂</m:t>
        </m:r>
        <m:r>
          <m:rPr>
            <m:sty m:val="p"/>
          </m:rPr>
          <w:rPr>
            <w:rFonts w:ascii="Cambria Math" w:hAnsi="Cambria Math" w:cstheme="minorHAnsi"/>
            <w:sz w:val="22"/>
            <w:szCs w:val="22"/>
          </w:rPr>
          <m:t xml:space="preserve"> X</m:t>
        </m:r>
      </m:oMath>
      <w:r w:rsidR="003A2E76">
        <w:rPr>
          <w:rFonts w:asciiTheme="minorHAnsi" w:hAnsiTheme="minorHAnsi" w:cstheme="minorHAnsi"/>
          <w:bCs/>
          <w:sz w:val="22"/>
          <w:szCs w:val="22"/>
        </w:rPr>
        <w:t xml:space="preserve">. It </w:t>
      </w:r>
      <w:r w:rsidR="00373B29" w:rsidRPr="00A9426F">
        <w:rPr>
          <w:rFonts w:asciiTheme="minorHAnsi" w:hAnsiTheme="minorHAnsi" w:cstheme="minorHAnsi"/>
          <w:sz w:val="22"/>
          <w:szCs w:val="22"/>
        </w:rPr>
        <w:t xml:space="preserve">serves as the reference </w:t>
      </w:r>
      <w:r w:rsidR="00012062">
        <w:rPr>
          <w:rFonts w:asciiTheme="minorHAnsi" w:hAnsiTheme="minorHAnsi" w:cstheme="minorHAnsi"/>
          <w:sz w:val="22"/>
          <w:szCs w:val="22"/>
        </w:rPr>
        <w:t xml:space="preserve">geometry </w:t>
      </w:r>
      <w:r w:rsidR="00373B29" w:rsidRPr="00A9426F">
        <w:rPr>
          <w:rFonts w:asciiTheme="minorHAnsi" w:hAnsiTheme="minorHAnsi" w:cstheme="minorHAnsi"/>
          <w:sz w:val="22"/>
          <w:szCs w:val="22"/>
        </w:rPr>
        <w:t xml:space="preserve">against which the similarity of all other </w:t>
      </w:r>
      <w:r w:rsidR="00A95BB0">
        <w:rPr>
          <w:rFonts w:asciiTheme="minorHAnsi" w:hAnsiTheme="minorHAnsi" w:cstheme="minorHAnsi"/>
          <w:sz w:val="22"/>
          <w:szCs w:val="22"/>
        </w:rPr>
        <w:t>windows</w:t>
      </w:r>
      <w:r w:rsidR="00373B29" w:rsidRPr="00A9426F">
        <w:rPr>
          <w:rFonts w:asciiTheme="minorHAnsi" w:hAnsiTheme="minorHAnsi" w:cstheme="minorHAnsi"/>
          <w:sz w:val="22"/>
          <w:szCs w:val="22"/>
        </w:rPr>
        <w:t xml:space="preserve"> will be</w:t>
      </w:r>
      <w:r w:rsidR="000F1C42" w:rsidRPr="00A9426F">
        <w:rPr>
          <w:rFonts w:asciiTheme="minorHAnsi" w:hAnsiTheme="minorHAnsi" w:cstheme="minorHAnsi"/>
          <w:sz w:val="22"/>
          <w:szCs w:val="22"/>
        </w:rPr>
        <w:t xml:space="preserve"> </w:t>
      </w:r>
      <w:r w:rsidR="00373B29" w:rsidRPr="00A9426F">
        <w:rPr>
          <w:rFonts w:asciiTheme="minorHAnsi" w:hAnsiTheme="minorHAnsi" w:cstheme="minorHAnsi"/>
          <w:sz w:val="22"/>
          <w:szCs w:val="22"/>
        </w:rPr>
        <w:t xml:space="preserve">measured. </w:t>
      </w:r>
      <w:r w:rsidR="005B4B7E" w:rsidRPr="00A9426F">
        <w:rPr>
          <w:rFonts w:asciiTheme="minorHAnsi" w:hAnsiTheme="minorHAnsi" w:cstheme="minorHAnsi"/>
          <w:sz w:val="22"/>
          <w:szCs w:val="22"/>
        </w:rPr>
        <w:t>This panel</w:t>
      </w:r>
      <w:r w:rsidR="00373B29" w:rsidRPr="00A9426F">
        <w:rPr>
          <w:rFonts w:asciiTheme="minorHAnsi" w:hAnsiTheme="minorHAnsi" w:cstheme="minorHAnsi"/>
          <w:sz w:val="22"/>
          <w:szCs w:val="22"/>
        </w:rPr>
        <w:t xml:space="preserve"> displays </w:t>
      </w:r>
      <m:oMath>
        <m:r>
          <w:rPr>
            <w:rFonts w:ascii="Cambria Math" w:hAnsi="Cambria Math" w:cstheme="minorHAnsi"/>
            <w:sz w:val="22"/>
            <w:szCs w:val="22"/>
          </w:rPr>
          <m:t>X</m:t>
        </m:r>
      </m:oMath>
      <w:r w:rsidR="00373B29" w:rsidRPr="00A9426F">
        <w:rPr>
          <w:rFonts w:asciiTheme="minorHAnsi" w:hAnsiTheme="minorHAnsi" w:cstheme="minorHAnsi"/>
          <w:sz w:val="22"/>
          <w:szCs w:val="22"/>
        </w:rPr>
        <w:t>, where rows index sliding windows (</w:t>
      </w:r>
      <m:oMath>
        <m:r>
          <w:rPr>
            <w:rFonts w:ascii="Cambria Math" w:hAnsi="Cambria Math" w:cstheme="minorHAnsi"/>
            <w:sz w:val="22"/>
            <w:szCs w:val="22"/>
          </w:rPr>
          <m:t>n=81</m:t>
        </m:r>
      </m:oMath>
      <w:r w:rsidR="00373B29" w:rsidRPr="00A9426F">
        <w:rPr>
          <w:rFonts w:asciiTheme="minorHAnsi" w:hAnsiTheme="minorHAnsi" w:cstheme="minorHAnsi"/>
          <w:sz w:val="22"/>
          <w:szCs w:val="22"/>
        </w:rPr>
        <w:t xml:space="preserve">) and </w:t>
      </w:r>
      <w:r w:rsidR="000F1C42" w:rsidRPr="00A9426F">
        <w:rPr>
          <w:rFonts w:asciiTheme="minorHAnsi" w:hAnsiTheme="minorHAnsi" w:cstheme="minorHAnsi"/>
          <w:sz w:val="22"/>
          <w:szCs w:val="22"/>
        </w:rPr>
        <w:t>columns index the four pixels within each window (</w:t>
      </w:r>
      <m:oMath>
        <m:r>
          <w:rPr>
            <w:rFonts w:ascii="Cambria Math" w:hAnsi="Cambria Math" w:cstheme="minorHAnsi"/>
            <w:sz w:val="22"/>
            <w:szCs w:val="22"/>
          </w:rPr>
          <m:t>p=4</m:t>
        </m:r>
      </m:oMath>
      <w:r w:rsidR="000F1C42" w:rsidRPr="00A9426F">
        <w:rPr>
          <w:rFonts w:asciiTheme="minorHAnsi" w:hAnsiTheme="minorHAnsi" w:cstheme="minorHAnsi"/>
          <w:sz w:val="22"/>
          <w:szCs w:val="22"/>
        </w:rPr>
        <w:t>).</w:t>
      </w:r>
      <w:r w:rsidR="00AC282C" w:rsidRPr="00A9426F">
        <w:rPr>
          <w:rFonts w:asciiTheme="minorHAnsi" w:hAnsiTheme="minorHAnsi" w:cstheme="minorHAnsi"/>
          <w:sz w:val="22"/>
          <w:szCs w:val="22"/>
        </w:rPr>
        <w:t xml:space="preserve"> In the later paragraph</w:t>
      </w:r>
      <w:r w:rsidR="008400D3" w:rsidRPr="00A9426F">
        <w:rPr>
          <w:rFonts w:asciiTheme="minorHAnsi" w:hAnsiTheme="minorHAnsi" w:cstheme="minorHAnsi"/>
          <w:sz w:val="22"/>
          <w:szCs w:val="22"/>
        </w:rPr>
        <w:t>s,</w:t>
      </w:r>
      <w:r w:rsidR="00AC282C" w:rsidRPr="00A9426F">
        <w:rPr>
          <w:rFonts w:asciiTheme="minorHAnsi" w:hAnsiTheme="minorHAnsi" w:cstheme="minorHAnsi"/>
          <w:sz w:val="22"/>
          <w:szCs w:val="22"/>
        </w:rPr>
        <w:t xml:space="preserve"> we will </w:t>
      </w:r>
      <w:r w:rsidR="008C40C5" w:rsidRPr="00A9426F">
        <w:rPr>
          <w:rFonts w:asciiTheme="minorHAnsi" w:hAnsiTheme="minorHAnsi" w:cstheme="minorHAnsi"/>
          <w:sz w:val="22"/>
          <w:szCs w:val="22"/>
        </w:rPr>
        <w:t>discuss</w:t>
      </w:r>
      <w:r w:rsidR="00AC282C" w:rsidRPr="00A9426F">
        <w:rPr>
          <w:rFonts w:asciiTheme="minorHAnsi" w:hAnsiTheme="minorHAnsi" w:cstheme="minorHAnsi"/>
          <w:sz w:val="22"/>
          <w:szCs w:val="22"/>
        </w:rPr>
        <w:t xml:space="preserve"> </w:t>
      </w:r>
      <w:r w:rsidR="008400D3" w:rsidRPr="00A9426F">
        <w:rPr>
          <w:rFonts w:asciiTheme="minorHAnsi" w:hAnsiTheme="minorHAnsi" w:cstheme="minorHAnsi"/>
          <w:sz w:val="22"/>
          <w:szCs w:val="22"/>
        </w:rPr>
        <w:t>s</w:t>
      </w:r>
      <w:r w:rsidR="00AC282C" w:rsidRPr="00A9426F">
        <w:rPr>
          <w:rFonts w:asciiTheme="minorHAnsi" w:hAnsiTheme="minorHAnsi" w:cstheme="minorHAnsi"/>
          <w:sz w:val="22"/>
          <w:szCs w:val="22"/>
        </w:rPr>
        <w:t xml:space="preserve">patial </w:t>
      </w:r>
      <w:r w:rsidR="008400D3" w:rsidRPr="00A9426F">
        <w:rPr>
          <w:rFonts w:asciiTheme="minorHAnsi" w:hAnsiTheme="minorHAnsi" w:cstheme="minorHAnsi"/>
          <w:sz w:val="22"/>
          <w:szCs w:val="22"/>
        </w:rPr>
        <w:t>p</w:t>
      </w:r>
      <w:r w:rsidR="00AC282C" w:rsidRPr="00A9426F">
        <w:rPr>
          <w:rFonts w:asciiTheme="minorHAnsi" w:hAnsiTheme="minorHAnsi" w:cstheme="minorHAnsi"/>
          <w:sz w:val="22"/>
          <w:szCs w:val="22"/>
        </w:rPr>
        <w:t xml:space="preserve">rincipal </w:t>
      </w:r>
      <w:r w:rsidR="008400D3" w:rsidRPr="00A9426F">
        <w:rPr>
          <w:rFonts w:asciiTheme="minorHAnsi" w:hAnsiTheme="minorHAnsi" w:cstheme="minorHAnsi"/>
          <w:sz w:val="22"/>
          <w:szCs w:val="22"/>
        </w:rPr>
        <w:t>c</w:t>
      </w:r>
      <w:r w:rsidR="00AC282C" w:rsidRPr="00A9426F">
        <w:rPr>
          <w:rFonts w:asciiTheme="minorHAnsi" w:hAnsiTheme="minorHAnsi" w:cstheme="minorHAnsi"/>
          <w:sz w:val="22"/>
          <w:szCs w:val="22"/>
        </w:rPr>
        <w:t xml:space="preserve">omponent </w:t>
      </w:r>
      <w:r w:rsidR="008400D3" w:rsidRPr="00A9426F">
        <w:rPr>
          <w:rFonts w:asciiTheme="minorHAnsi" w:hAnsiTheme="minorHAnsi" w:cstheme="minorHAnsi"/>
          <w:sz w:val="22"/>
          <w:szCs w:val="22"/>
        </w:rPr>
        <w:t>a</w:t>
      </w:r>
      <w:r w:rsidR="00AC282C" w:rsidRPr="00A9426F">
        <w:rPr>
          <w:rFonts w:asciiTheme="minorHAnsi" w:hAnsiTheme="minorHAnsi" w:cstheme="minorHAnsi"/>
          <w:sz w:val="22"/>
          <w:szCs w:val="22"/>
        </w:rPr>
        <w:t xml:space="preserve">nalysis </w:t>
      </w:r>
      <w:r w:rsidR="0088660C" w:rsidRPr="00A9426F">
        <w:rPr>
          <w:rFonts w:asciiTheme="minorHAnsi" w:hAnsiTheme="minorHAnsi" w:cstheme="minorHAnsi"/>
          <w:sz w:val="22"/>
          <w:szCs w:val="22"/>
        </w:rPr>
        <w:t xml:space="preserve">on </w:t>
      </w:r>
      <m:oMath>
        <m:r>
          <w:rPr>
            <w:rFonts w:ascii="Cambria Math" w:hAnsi="Cambria Math" w:cstheme="minorHAnsi"/>
            <w:sz w:val="22"/>
            <w:szCs w:val="22"/>
          </w:rPr>
          <m:t>X</m:t>
        </m:r>
      </m:oMath>
      <w:r w:rsidR="0088660C" w:rsidRPr="00A9426F">
        <w:rPr>
          <w:rFonts w:asciiTheme="minorHAnsi" w:hAnsiTheme="minorHAnsi" w:cstheme="minorHAnsi"/>
          <w:sz w:val="22"/>
          <w:szCs w:val="22"/>
        </w:rPr>
        <w:t xml:space="preserve"> </w:t>
      </w:r>
      <w:r w:rsidR="00AC282C" w:rsidRPr="00A9426F">
        <w:rPr>
          <w:rFonts w:asciiTheme="minorHAnsi" w:hAnsiTheme="minorHAnsi" w:cstheme="minorHAnsi"/>
          <w:sz w:val="22"/>
          <w:szCs w:val="22"/>
        </w:rPr>
        <w:t xml:space="preserve">and </w:t>
      </w:r>
      <w:r w:rsidR="008400D3" w:rsidRPr="00A9426F">
        <w:rPr>
          <w:rFonts w:asciiTheme="minorHAnsi" w:hAnsiTheme="minorHAnsi" w:cstheme="minorHAnsi"/>
          <w:sz w:val="22"/>
          <w:szCs w:val="22"/>
        </w:rPr>
        <w:t>s</w:t>
      </w:r>
      <w:r w:rsidR="00AC282C" w:rsidRPr="00A9426F">
        <w:rPr>
          <w:rFonts w:asciiTheme="minorHAnsi" w:hAnsiTheme="minorHAnsi" w:cstheme="minorHAnsi"/>
          <w:sz w:val="22"/>
          <w:szCs w:val="22"/>
        </w:rPr>
        <w:t xml:space="preserve">imilarity </w:t>
      </w:r>
      <w:r w:rsidR="008400D3" w:rsidRPr="00A9426F">
        <w:rPr>
          <w:rFonts w:asciiTheme="minorHAnsi" w:hAnsiTheme="minorHAnsi" w:cstheme="minorHAnsi"/>
          <w:sz w:val="22"/>
          <w:szCs w:val="22"/>
        </w:rPr>
        <w:t>a</w:t>
      </w:r>
      <w:r w:rsidR="00AC282C" w:rsidRPr="00A9426F">
        <w:rPr>
          <w:rFonts w:asciiTheme="minorHAnsi" w:hAnsiTheme="minorHAnsi" w:cstheme="minorHAnsi"/>
          <w:sz w:val="22"/>
          <w:szCs w:val="22"/>
        </w:rPr>
        <w:t>nalysis</w:t>
      </w:r>
      <w:r w:rsidR="008400D3" w:rsidRPr="00A9426F">
        <w:rPr>
          <w:rFonts w:asciiTheme="minorHAnsi" w:hAnsiTheme="minorHAnsi" w:cstheme="minorHAnsi"/>
          <w:sz w:val="22"/>
          <w:szCs w:val="22"/>
        </w:rPr>
        <w:t>,</w:t>
      </w:r>
      <w:r w:rsidR="00AC282C" w:rsidRPr="00A9426F">
        <w:rPr>
          <w:rFonts w:asciiTheme="minorHAnsi" w:hAnsiTheme="minorHAnsi" w:cstheme="minorHAnsi"/>
          <w:sz w:val="22"/>
          <w:szCs w:val="22"/>
        </w:rPr>
        <w:t xml:space="preserve"> and continue with the </w:t>
      </w:r>
      <w:r w:rsidR="008C40C5" w:rsidRPr="00A9426F">
        <w:rPr>
          <w:rFonts w:asciiTheme="minorHAnsi" w:hAnsiTheme="minorHAnsi" w:cstheme="minorHAnsi"/>
          <w:sz w:val="22"/>
          <w:szCs w:val="22"/>
        </w:rPr>
        <w:t>illustrative</w:t>
      </w:r>
      <w:r w:rsidR="008400D3" w:rsidRPr="00A9426F">
        <w:rPr>
          <w:rFonts w:asciiTheme="minorHAnsi" w:hAnsiTheme="minorHAnsi" w:cstheme="minorHAnsi"/>
          <w:sz w:val="22"/>
          <w:szCs w:val="22"/>
        </w:rPr>
        <w:t xml:space="preserve"> example.</w:t>
      </w:r>
    </w:p>
    <w:p w14:paraId="3CE6CC16" w14:textId="6F53B77C" w:rsidR="00AF252F" w:rsidRPr="00AF252F" w:rsidRDefault="00AF252F" w:rsidP="002B7EDC">
      <w:pPr>
        <w:pStyle w:val="Caption"/>
        <w:jc w:val="both"/>
        <w:rPr>
          <w:rFonts w:cstheme="minorHAnsi"/>
          <w:sz w:val="20"/>
          <w:szCs w:val="20"/>
        </w:rPr>
      </w:pPr>
      <w:bookmarkStart w:id="29" w:name="_Ref215520466"/>
      <w:commentRangeStart w:id="30"/>
      <w:r w:rsidRPr="003835E1">
        <w:rPr>
          <w:rFonts w:cstheme="minorHAnsi"/>
          <w:sz w:val="20"/>
          <w:szCs w:val="20"/>
        </w:rPr>
        <w:t xml:space="preserve">Figure </w:t>
      </w:r>
      <w:r w:rsidRPr="003835E1">
        <w:rPr>
          <w:rFonts w:cstheme="minorHAnsi"/>
          <w:sz w:val="20"/>
          <w:szCs w:val="20"/>
        </w:rPr>
        <w:fldChar w:fldCharType="begin"/>
      </w:r>
      <w:r w:rsidRPr="003835E1">
        <w:rPr>
          <w:rFonts w:cstheme="minorHAnsi"/>
          <w:sz w:val="20"/>
          <w:szCs w:val="20"/>
        </w:rPr>
        <w:instrText xml:space="preserve"> SEQ Figure \* ARABIC </w:instrText>
      </w:r>
      <w:r w:rsidRPr="003835E1">
        <w:rPr>
          <w:rFonts w:cstheme="minorHAnsi"/>
          <w:sz w:val="20"/>
          <w:szCs w:val="20"/>
        </w:rPr>
        <w:fldChar w:fldCharType="separate"/>
      </w:r>
      <w:r w:rsidR="00FE16EE">
        <w:rPr>
          <w:rFonts w:cstheme="minorHAnsi"/>
          <w:noProof/>
          <w:sz w:val="20"/>
          <w:szCs w:val="20"/>
        </w:rPr>
        <w:t>4</w:t>
      </w:r>
      <w:r w:rsidRPr="003835E1">
        <w:rPr>
          <w:rFonts w:cstheme="minorHAnsi"/>
          <w:sz w:val="20"/>
          <w:szCs w:val="20"/>
        </w:rPr>
        <w:fldChar w:fldCharType="end"/>
      </w:r>
      <w:bookmarkEnd w:id="29"/>
      <w:r w:rsidRPr="003835E1">
        <w:rPr>
          <w:rFonts w:cstheme="minorHAnsi"/>
          <w:sz w:val="20"/>
          <w:szCs w:val="20"/>
        </w:rPr>
        <w:t>. Illustrative example of sampling of a single-variable geophysical grid (</w:t>
      </w:r>
      <m:oMath>
        <m:r>
          <w:rPr>
            <w:rFonts w:ascii="Cambria Math" w:hAnsi="Cambria Math" w:cstheme="minorHAnsi"/>
            <w:sz w:val="20"/>
            <w:szCs w:val="20"/>
          </w:rPr>
          <m:t>r=1</m:t>
        </m:r>
      </m:oMath>
      <w:r w:rsidRPr="003835E1">
        <w:rPr>
          <w:rFonts w:cstheme="minorHAnsi"/>
          <w:sz w:val="20"/>
          <w:szCs w:val="20"/>
        </w:rPr>
        <w:t>) using overlapping 2×2 sliding windows (</w:t>
      </w:r>
      <m:oMath>
        <m:sSub>
          <m:sSubPr>
            <m:ctrlPr>
              <w:rPr>
                <w:rFonts w:ascii="Cambria Math" w:hAnsi="Cambria Math" w:cstheme="minorHAnsi"/>
                <w:sz w:val="20"/>
                <w:szCs w:val="20"/>
              </w:rPr>
            </m:ctrlPr>
          </m:sSubPr>
          <m:e>
            <m:r>
              <w:rPr>
                <w:rFonts w:ascii="Cambria Math" w:hAnsi="Cambria Math" w:cstheme="minorHAnsi"/>
                <w:sz w:val="20"/>
                <w:szCs w:val="20"/>
              </w:rPr>
              <m:t>w</m:t>
            </m:r>
          </m:e>
          <m:sub>
            <m:r>
              <w:rPr>
                <w:rFonts w:ascii="Cambria Math" w:hAnsi="Cambria Math" w:cstheme="minorHAnsi"/>
                <w:sz w:val="20"/>
                <w:szCs w:val="20"/>
              </w:rPr>
              <m:t>y</m:t>
            </m:r>
          </m:sub>
        </m:sSub>
        <m:r>
          <w:rPr>
            <w:rFonts w:ascii="Cambria Math" w:hAnsi="Cambria Math" w:cstheme="minorHAnsi"/>
            <w:sz w:val="20"/>
            <w:szCs w:val="20"/>
          </w:rPr>
          <m:t>,</m:t>
        </m:r>
        <m:sSub>
          <m:sSubPr>
            <m:ctrlPr>
              <w:rPr>
                <w:rFonts w:ascii="Cambria Math" w:hAnsi="Cambria Math" w:cstheme="minorHAnsi"/>
                <w:sz w:val="20"/>
                <w:szCs w:val="20"/>
              </w:rPr>
            </m:ctrlPr>
          </m:sSubPr>
          <m:e>
            <m:r>
              <w:rPr>
                <w:rFonts w:ascii="Cambria Math" w:hAnsi="Cambria Math" w:cstheme="minorHAnsi"/>
                <w:sz w:val="20"/>
                <w:szCs w:val="20"/>
              </w:rPr>
              <m:t>w</m:t>
            </m:r>
          </m:e>
          <m:sub>
            <m:r>
              <w:rPr>
                <w:rFonts w:ascii="Cambria Math" w:hAnsi="Cambria Math" w:cstheme="minorHAnsi"/>
                <w:sz w:val="20"/>
                <w:szCs w:val="20"/>
              </w:rPr>
              <m:t>x</m:t>
            </m:r>
          </m:sub>
        </m:sSub>
      </m:oMath>
      <w:r w:rsidRPr="003835E1">
        <w:rPr>
          <w:rFonts w:cstheme="minorHAnsi"/>
          <w:sz w:val="20"/>
          <w:szCs w:val="20"/>
        </w:rPr>
        <w:t>) with strides (</w:t>
      </w:r>
      <m:oMath>
        <m:sSub>
          <m:sSubPr>
            <m:ctrlPr>
              <w:rPr>
                <w:rFonts w:ascii="Cambria Math" w:hAnsi="Cambria Math" w:cstheme="minorHAnsi"/>
                <w:sz w:val="20"/>
                <w:szCs w:val="20"/>
              </w:rPr>
            </m:ctrlPr>
          </m:sSubPr>
          <m:e>
            <m:r>
              <w:rPr>
                <w:rFonts w:ascii="Cambria Math" w:hAnsi="Cambria Math" w:cstheme="minorHAnsi"/>
                <w:sz w:val="20"/>
                <w:szCs w:val="20"/>
              </w:rPr>
              <m:t>s</m:t>
            </m:r>
          </m:e>
          <m:sub>
            <m:r>
              <w:rPr>
                <w:rFonts w:ascii="Cambria Math" w:hAnsi="Cambria Math" w:cstheme="minorHAnsi"/>
                <w:sz w:val="20"/>
                <w:szCs w:val="20"/>
              </w:rPr>
              <m:t>y</m:t>
            </m:r>
          </m:sub>
        </m:sSub>
        <m:r>
          <w:rPr>
            <w:rFonts w:ascii="Cambria Math" w:hAnsi="Cambria Math" w:cstheme="minorHAnsi"/>
            <w:sz w:val="20"/>
            <w:szCs w:val="20"/>
          </w:rPr>
          <m:t>,</m:t>
        </m:r>
        <m:sSub>
          <m:sSubPr>
            <m:ctrlPr>
              <w:rPr>
                <w:rFonts w:ascii="Cambria Math" w:hAnsi="Cambria Math" w:cstheme="minorHAnsi"/>
                <w:sz w:val="20"/>
                <w:szCs w:val="20"/>
              </w:rPr>
            </m:ctrlPr>
          </m:sSubPr>
          <m:e>
            <m:r>
              <w:rPr>
                <w:rFonts w:ascii="Cambria Math" w:hAnsi="Cambria Math" w:cstheme="minorHAnsi"/>
                <w:sz w:val="20"/>
                <w:szCs w:val="20"/>
              </w:rPr>
              <m:t>s</m:t>
            </m:r>
          </m:e>
          <m:sub>
            <m:r>
              <w:rPr>
                <w:rFonts w:ascii="Cambria Math" w:hAnsi="Cambria Math" w:cstheme="minorHAnsi"/>
                <w:sz w:val="20"/>
                <w:szCs w:val="20"/>
              </w:rPr>
              <m:t>x</m:t>
            </m:r>
          </m:sub>
        </m:sSub>
      </m:oMath>
      <w:r w:rsidRPr="003835E1">
        <w:rPr>
          <w:rFonts w:cstheme="minorHAnsi"/>
          <w:sz w:val="20"/>
          <w:szCs w:val="20"/>
        </w:rPr>
        <w:t xml:space="preserve">). Each flattened window defines a sample in the structured data matrix </w:t>
      </w:r>
      <m:oMath>
        <m:r>
          <w:rPr>
            <w:rFonts w:ascii="Cambria Math" w:hAnsi="Cambria Math" w:cstheme="minorHAnsi"/>
            <w:sz w:val="20"/>
            <w:szCs w:val="20"/>
          </w:rPr>
          <m:t>X∈</m:t>
        </m:r>
        <m:sSup>
          <m:sSupPr>
            <m:ctrlPr>
              <w:rPr>
                <w:rFonts w:ascii="Cambria Math" w:hAnsi="Cambria Math" w:cstheme="minorHAnsi"/>
                <w:sz w:val="20"/>
                <w:szCs w:val="20"/>
              </w:rPr>
            </m:ctrlPr>
          </m:sSupPr>
          <m:e>
            <m:r>
              <m:rPr>
                <m:scr m:val="double-struck"/>
              </m:rPr>
              <w:rPr>
                <w:rFonts w:ascii="Cambria Math" w:hAnsi="Cambria Math" w:cstheme="minorHAnsi"/>
                <w:sz w:val="20"/>
                <w:szCs w:val="20"/>
              </w:rPr>
              <m:t>R</m:t>
            </m:r>
          </m:e>
          <m:sup>
            <m:r>
              <w:rPr>
                <w:rFonts w:ascii="Cambria Math" w:hAnsi="Cambria Math" w:cstheme="minorHAnsi"/>
                <w:sz w:val="20"/>
                <w:szCs w:val="20"/>
              </w:rPr>
              <m:t>n×p</m:t>
            </m:r>
          </m:sup>
        </m:sSup>
      </m:oMath>
      <w:r w:rsidRPr="003835E1">
        <w:rPr>
          <w:rFonts w:eastAsiaTheme="minorEastAsia" w:cstheme="minorHAnsi"/>
          <w:sz w:val="20"/>
          <w:szCs w:val="20"/>
        </w:rPr>
        <w:t xml:space="preserve"> </w:t>
      </w:r>
      <w:r w:rsidRPr="003835E1">
        <w:rPr>
          <w:rFonts w:cstheme="minorHAnsi"/>
          <w:sz w:val="20"/>
          <w:szCs w:val="20"/>
        </w:rPr>
        <w:t xml:space="preserve">with </w:t>
      </w:r>
      <m:oMath>
        <m:r>
          <w:rPr>
            <w:rFonts w:ascii="Cambria Math" w:hAnsi="Cambria Math" w:cstheme="minorHAnsi"/>
            <w:sz w:val="20"/>
            <w:szCs w:val="20"/>
          </w:rPr>
          <m:t>n=81</m:t>
        </m:r>
      </m:oMath>
      <w:r w:rsidRPr="003835E1">
        <w:rPr>
          <w:rFonts w:eastAsiaTheme="minorEastAsia" w:cstheme="minorHAnsi"/>
          <w:sz w:val="20"/>
          <w:szCs w:val="20"/>
        </w:rPr>
        <w:t xml:space="preserve"> </w:t>
      </w:r>
      <w:r w:rsidRPr="003835E1">
        <w:rPr>
          <w:rFonts w:cstheme="minorHAnsi"/>
          <w:sz w:val="20"/>
          <w:szCs w:val="20"/>
        </w:rPr>
        <w:t xml:space="preserve">and </w:t>
      </w:r>
      <m:oMath>
        <m:r>
          <w:rPr>
            <w:rFonts w:ascii="Cambria Math" w:hAnsi="Cambria Math" w:cstheme="minorHAnsi"/>
            <w:sz w:val="20"/>
            <w:szCs w:val="20"/>
          </w:rPr>
          <m:t>p=4</m:t>
        </m:r>
      </m:oMath>
      <w:r w:rsidRPr="003835E1">
        <w:rPr>
          <w:rFonts w:cstheme="minorHAnsi"/>
          <w:sz w:val="20"/>
          <w:szCs w:val="20"/>
        </w:rPr>
        <w:t>. The known deposit window (</w:t>
      </w:r>
      <m:oMath>
        <m:sSubSup>
          <m:sSubSupPr>
            <m:ctrlPr>
              <w:rPr>
                <w:rFonts w:ascii="Cambria Math" w:hAnsi="Cambria Math" w:cstheme="minorHAnsi"/>
                <w:sz w:val="20"/>
                <w:szCs w:val="20"/>
              </w:rPr>
            </m:ctrlPr>
          </m:sSubSupPr>
          <m:e>
            <m:r>
              <m:rPr>
                <m:sty m:val="bi"/>
              </m:rPr>
              <w:rPr>
                <w:rFonts w:ascii="Cambria Math" w:hAnsi="Cambria Math" w:cstheme="minorHAnsi"/>
                <w:sz w:val="20"/>
                <w:szCs w:val="20"/>
              </w:rPr>
              <m:t>x</m:t>
            </m:r>
          </m:e>
          <m:sub>
            <m:r>
              <w:rPr>
                <w:rFonts w:ascii="Cambria Math" w:hAnsi="Cambria Math" w:cstheme="minorHAnsi"/>
                <w:sz w:val="20"/>
                <w:szCs w:val="20"/>
              </w:rPr>
              <m:t>d</m:t>
            </m:r>
          </m:sub>
          <m:sup>
            <m:r>
              <w:rPr>
                <w:rFonts w:ascii="Cambria Math" w:hAnsi="Cambria Math" w:cstheme="minorHAnsi"/>
                <w:sz w:val="20"/>
                <w:szCs w:val="20"/>
              </w:rPr>
              <m:t>⊤</m:t>
            </m:r>
          </m:sup>
        </m:sSubSup>
        <m:r>
          <w:rPr>
            <w:rFonts w:ascii="Cambria Math" w:hAnsi="Cambria Math" w:cstheme="minorHAnsi"/>
            <w:sz w:val="20"/>
            <w:szCs w:val="20"/>
          </w:rPr>
          <m:t>⊂X</m:t>
        </m:r>
      </m:oMath>
      <w:r w:rsidRPr="003835E1">
        <w:rPr>
          <w:rFonts w:cstheme="minorHAnsi"/>
          <w:sz w:val="20"/>
          <w:szCs w:val="20"/>
        </w:rPr>
        <w:t xml:space="preserve">) is highlighted in </w:t>
      </w:r>
      <w:r w:rsidR="0079696E">
        <w:rPr>
          <w:rFonts w:cstheme="minorHAnsi"/>
          <w:sz w:val="20"/>
          <w:szCs w:val="20"/>
        </w:rPr>
        <w:t>red</w:t>
      </w:r>
      <w:r w:rsidRPr="003835E1">
        <w:rPr>
          <w:rFonts w:cstheme="minorHAnsi"/>
          <w:sz w:val="20"/>
          <w:szCs w:val="20"/>
        </w:rPr>
        <w:t xml:space="preserve"> and used as the </w:t>
      </w:r>
      <w:r w:rsidR="000A2228">
        <w:rPr>
          <w:rFonts w:cstheme="minorHAnsi"/>
          <w:sz w:val="20"/>
          <w:szCs w:val="20"/>
        </w:rPr>
        <w:t>training</w:t>
      </w:r>
      <w:r w:rsidRPr="003835E1">
        <w:rPr>
          <w:rFonts w:cstheme="minorHAnsi"/>
          <w:sz w:val="20"/>
          <w:szCs w:val="20"/>
        </w:rPr>
        <w:t xml:space="preserve"> </w:t>
      </w:r>
      <w:r w:rsidR="006F37CA">
        <w:rPr>
          <w:rFonts w:cstheme="minorHAnsi"/>
          <w:sz w:val="20"/>
          <w:szCs w:val="20"/>
        </w:rPr>
        <w:t>geometry</w:t>
      </w:r>
      <w:r w:rsidRPr="003835E1">
        <w:rPr>
          <w:rFonts w:cstheme="minorHAnsi"/>
          <w:sz w:val="20"/>
          <w:szCs w:val="20"/>
        </w:rPr>
        <w:t xml:space="preserve"> for similarity analysis.</w:t>
      </w:r>
      <w:commentRangeEnd w:id="30"/>
      <w:r w:rsidRPr="00AF252F">
        <w:rPr>
          <w:rStyle w:val="CommentReference"/>
          <w:rFonts w:cstheme="minorHAnsi"/>
          <w:sz w:val="20"/>
          <w:szCs w:val="20"/>
        </w:rPr>
        <w:commentReference w:id="30"/>
      </w:r>
    </w:p>
    <w:p w14:paraId="4487A507" w14:textId="77777777" w:rsidR="00046CA8" w:rsidRPr="00A9426F" w:rsidRDefault="00046CA8" w:rsidP="00046CA8">
      <w:pPr>
        <w:spacing w:before="100" w:beforeAutospacing="1" w:after="100" w:afterAutospacing="1" w:line="276" w:lineRule="auto"/>
        <w:jc w:val="both"/>
        <w:rPr>
          <w:rFonts w:asciiTheme="minorHAnsi" w:hAnsiTheme="minorHAnsi" w:cstheme="minorHAnsi"/>
          <w:b/>
          <w:bCs/>
          <w:sz w:val="22"/>
          <w:szCs w:val="22"/>
        </w:rPr>
      </w:pPr>
      <w:r w:rsidRPr="00A9426F">
        <w:rPr>
          <w:rFonts w:asciiTheme="minorHAnsi" w:hAnsiTheme="minorHAnsi" w:cstheme="minorHAnsi"/>
          <w:b/>
          <w:bCs/>
          <w:sz w:val="22"/>
          <w:szCs w:val="22"/>
        </w:rPr>
        <w:t>Spatial Principal Component Analysis and Similarity Analysis</w:t>
      </w:r>
    </w:p>
    <w:p w14:paraId="79E02966" w14:textId="77777777" w:rsidR="00E25338" w:rsidRPr="00E25338" w:rsidRDefault="00E25338" w:rsidP="00E25338">
      <w:pPr>
        <w:spacing w:line="276" w:lineRule="auto"/>
        <w:jc w:val="both"/>
        <w:rPr>
          <w:rFonts w:asciiTheme="minorHAnsi" w:hAnsiTheme="minorHAnsi" w:cstheme="minorHAnsi"/>
          <w:sz w:val="22"/>
          <w:szCs w:val="22"/>
        </w:rPr>
      </w:pPr>
      <w:r w:rsidRPr="00E25338">
        <w:rPr>
          <w:rFonts w:asciiTheme="minorHAnsi" w:hAnsiTheme="minorHAnsi" w:cstheme="minorHAnsi"/>
          <w:sz w:val="22"/>
          <w:szCs w:val="22"/>
        </w:rPr>
        <w:t>To measure how closely each sliding window resembles the known deposit, we require a similarity metric that quantifies geophysical geometry rather than comparing pixel values directly. To make this comparison consistent, all windows are represented in a common feature space. Spatial PCA provides this space by extracting the main spatial patterns in X and quantifying how strongly each window expresses them.</w:t>
      </w:r>
    </w:p>
    <w:p w14:paraId="27A12D0F" w14:textId="77777777" w:rsidR="00E25338" w:rsidRPr="00E25338" w:rsidRDefault="00E25338" w:rsidP="00E25338">
      <w:pPr>
        <w:spacing w:line="276" w:lineRule="auto"/>
        <w:jc w:val="both"/>
        <w:rPr>
          <w:rFonts w:asciiTheme="minorHAnsi" w:hAnsiTheme="minorHAnsi" w:cstheme="minorHAnsi"/>
          <w:sz w:val="22"/>
          <w:szCs w:val="22"/>
        </w:rPr>
      </w:pPr>
    </w:p>
    <w:p w14:paraId="6D4A6DCA" w14:textId="77FA6072" w:rsidR="00E25338" w:rsidRPr="00E25338" w:rsidRDefault="00E25338" w:rsidP="00E25338">
      <w:pPr>
        <w:spacing w:line="276" w:lineRule="auto"/>
        <w:jc w:val="both"/>
        <w:rPr>
          <w:rFonts w:asciiTheme="minorHAnsi" w:hAnsiTheme="minorHAnsi" w:cstheme="minorHAnsi"/>
          <w:sz w:val="22"/>
          <w:szCs w:val="22"/>
        </w:rPr>
      </w:pPr>
      <w:r w:rsidRPr="00E25338">
        <w:rPr>
          <w:rFonts w:asciiTheme="minorHAnsi" w:hAnsiTheme="minorHAnsi" w:cstheme="minorHAnsi"/>
          <w:sz w:val="22"/>
          <w:szCs w:val="22"/>
        </w:rPr>
        <w:t xml:space="preserve">In sPCA, each feature in </w:t>
      </w:r>
      <m:oMath>
        <m:r>
          <w:rPr>
            <w:rFonts w:ascii="Cambria Math" w:hAnsi="Cambria Math" w:cstheme="minorHAnsi"/>
            <w:sz w:val="22"/>
            <w:szCs w:val="22"/>
          </w:rPr>
          <m:t>X</m:t>
        </m:r>
      </m:oMath>
      <w:r w:rsidRPr="00E25338">
        <w:rPr>
          <w:rFonts w:asciiTheme="minorHAnsi" w:hAnsiTheme="minorHAnsi" w:cstheme="minorHAnsi"/>
          <w:sz w:val="22"/>
          <w:szCs w:val="22"/>
        </w:rPr>
        <w:t xml:space="preserve"> corresponds to a pixel within the slid</w:t>
      </w:r>
      <w:r w:rsidRPr="00E25338">
        <w:rPr>
          <w:rFonts w:asciiTheme="minorHAnsi" w:hAnsiTheme="minorHAnsi" w:cstheme="minorHAnsi"/>
          <w:sz w:val="22"/>
          <w:szCs w:val="22"/>
        </w:rPr>
        <w:lastRenderedPageBreak/>
        <w:t>ing window, rather than to a distinct geophysical variable. PCA is therefore performed in pixel space to extract dominant spatial patterns. Like standard PCA, sPCA relies on the covariance matrix and singular value decomposition. The resulting eigenvectors are the PC loadings. Each principal component acts as a spatial filter that isolates a pattern of pixel-to-pixel variability contributing to the geophysical geometry expressed within each window.</w:t>
      </w:r>
    </w:p>
    <w:p w14:paraId="5B62DA50" w14:textId="77777777" w:rsidR="00E25338" w:rsidRPr="00E25338" w:rsidRDefault="00E25338" w:rsidP="00E25338">
      <w:pPr>
        <w:spacing w:line="276" w:lineRule="auto"/>
        <w:jc w:val="both"/>
        <w:rPr>
          <w:rFonts w:asciiTheme="minorHAnsi" w:hAnsiTheme="minorHAnsi" w:cstheme="minorHAnsi"/>
          <w:sz w:val="22"/>
          <w:szCs w:val="22"/>
        </w:rPr>
      </w:pPr>
    </w:p>
    <w:p w14:paraId="7A5E1988" w14:textId="77777777" w:rsidR="00E25338" w:rsidRPr="00E25338" w:rsidRDefault="00E25338" w:rsidP="00E25338">
      <w:pPr>
        <w:spacing w:line="276" w:lineRule="auto"/>
        <w:jc w:val="both"/>
        <w:rPr>
          <w:rFonts w:asciiTheme="minorHAnsi" w:hAnsiTheme="minorHAnsi" w:cstheme="minorHAnsi"/>
          <w:sz w:val="22"/>
          <w:szCs w:val="22"/>
        </w:rPr>
      </w:pPr>
      <w:r w:rsidRPr="00E25338">
        <w:rPr>
          <w:rFonts w:asciiTheme="minorHAnsi" w:hAnsiTheme="minorHAnsi" w:cstheme="minorHAnsi"/>
          <w:sz w:val="22"/>
          <w:szCs w:val="22"/>
        </w:rPr>
        <w:t>The associated PC scores quantify how strongly each window expresses each pattern. This maps the deposit window and all other sliding windows into a common coordinate system defined by the same spatial components. Similarity can then be evaluated by comparing windows in terms of the patterns that define their geophysical geometry.</w:t>
      </w:r>
    </w:p>
    <w:p w14:paraId="07067AE2" w14:textId="77777777" w:rsidR="00E25338" w:rsidRPr="00E25338" w:rsidRDefault="00E25338" w:rsidP="00E25338">
      <w:pPr>
        <w:spacing w:line="276" w:lineRule="auto"/>
        <w:jc w:val="both"/>
        <w:rPr>
          <w:rFonts w:asciiTheme="minorHAnsi" w:hAnsiTheme="minorHAnsi" w:cstheme="minorHAnsi"/>
          <w:sz w:val="22"/>
          <w:szCs w:val="22"/>
        </w:rPr>
      </w:pPr>
    </w:p>
    <w:p w14:paraId="1EA4E8F9" w14:textId="22325F00" w:rsidR="00E25338" w:rsidRPr="00E25338" w:rsidRDefault="00E25338" w:rsidP="00E25338">
      <w:pPr>
        <w:spacing w:line="276" w:lineRule="auto"/>
        <w:jc w:val="both"/>
        <w:rPr>
          <w:rFonts w:asciiTheme="minorHAnsi" w:hAnsiTheme="minorHAnsi" w:cstheme="minorHAnsi"/>
          <w:sz w:val="22"/>
          <w:szCs w:val="22"/>
        </w:rPr>
      </w:pPr>
      <w:r w:rsidRPr="00E25338">
        <w:rPr>
          <w:rFonts w:asciiTheme="minorHAnsi" w:hAnsiTheme="minorHAnsi" w:cstheme="minorHAnsi"/>
          <w:sz w:val="22"/>
          <w:szCs w:val="22"/>
        </w:rPr>
        <w:t>Not all components are equally relevant to the deposit</w:t>
      </w:r>
      <w:r w:rsidR="003827BB">
        <w:rPr>
          <w:rFonts w:asciiTheme="minorHAnsi" w:hAnsiTheme="minorHAnsi" w:cstheme="minorHAnsi"/>
          <w:sz w:val="22"/>
          <w:szCs w:val="22"/>
        </w:rPr>
        <w:t xml:space="preserve"> geometry</w:t>
      </w:r>
      <w:r w:rsidRPr="00E25338">
        <w:rPr>
          <w:rFonts w:asciiTheme="minorHAnsi" w:hAnsiTheme="minorHAnsi" w:cstheme="minorHAnsi"/>
          <w:sz w:val="22"/>
          <w:szCs w:val="22"/>
        </w:rPr>
        <w:t>. Some are strongly expressed by the deposit, while others represent background variability or noise. We therefore compute deposit-specific weights from the deposit’s PCA scores and use them to emphasize the components that best define the reference geometry.</w:t>
      </w:r>
    </w:p>
    <w:p w14:paraId="378A6D20" w14:textId="77777777" w:rsidR="00E25338" w:rsidRPr="00E25338" w:rsidRDefault="00E25338" w:rsidP="00E25338">
      <w:pPr>
        <w:spacing w:line="276" w:lineRule="auto"/>
        <w:jc w:val="both"/>
        <w:rPr>
          <w:rFonts w:asciiTheme="minorHAnsi" w:hAnsiTheme="minorHAnsi" w:cstheme="minorHAnsi"/>
          <w:sz w:val="22"/>
          <w:szCs w:val="22"/>
        </w:rPr>
      </w:pPr>
    </w:p>
    <w:p w14:paraId="65A78B39" w14:textId="77777777" w:rsidR="00E25338" w:rsidRDefault="00E25338" w:rsidP="00E25338">
      <w:pPr>
        <w:spacing w:line="276" w:lineRule="auto"/>
        <w:jc w:val="both"/>
        <w:rPr>
          <w:rFonts w:asciiTheme="minorHAnsi" w:hAnsiTheme="minorHAnsi" w:cstheme="minorHAnsi"/>
          <w:sz w:val="22"/>
          <w:szCs w:val="22"/>
        </w:rPr>
      </w:pPr>
      <w:r w:rsidRPr="00E25338">
        <w:rPr>
          <w:rFonts w:asciiTheme="minorHAnsi" w:hAnsiTheme="minorHAnsi" w:cstheme="minorHAnsi"/>
          <w:sz w:val="22"/>
          <w:szCs w:val="22"/>
        </w:rPr>
        <w:t>Finally, we compute similarity using the weighted Euclidean distance between each sliding window and the deposit in PCA score space. Windows with the smallest distances are ranked as the most similar because their geophysical geometry most closely matches that of the known deposit.</w:t>
      </w:r>
    </w:p>
    <w:p w14:paraId="0D30AF8C" w14:textId="3043A8B2" w:rsidR="00C518FB" w:rsidRPr="00A9426F" w:rsidRDefault="00FB050D" w:rsidP="00650561">
      <w:pPr>
        <w:spacing w:before="100" w:beforeAutospacing="1" w:after="100" w:afterAutospacing="1" w:line="276" w:lineRule="auto"/>
        <w:jc w:val="both"/>
        <w:rPr>
          <w:ins w:id="31" w:author="Microsoft Word" w:date="2026-06-24T16:24:00Z" w16du:dateUtc="2026-06-24T21:24:00Z"/>
          <w:rFonts w:asciiTheme="minorHAnsi" w:hAnsiTheme="minorHAnsi" w:cstheme="minorHAnsi"/>
          <w:sz w:val="22"/>
          <w:szCs w:val="22"/>
        </w:rPr>
      </w:pPr>
      <w:ins w:id="32" w:author="Microsoft Word" w:date="2026-06-24T16:24:00Z" w16du:dateUtc="2026-06-24T21:24:00Z">
        <w:r w:rsidRPr="00A9426F">
          <w:rPr>
            <w:rFonts w:asciiTheme="minorHAnsi" w:hAnsiTheme="minorHAnsi" w:cstheme="minorHAnsi"/>
            <w:sz w:val="22"/>
            <w:szCs w:val="22"/>
          </w:rPr>
          <w:t>To measure how closely each sliding window resembles the</w:t>
        </w:r>
        <w:r w:rsidR="00560572">
          <w:rPr>
            <w:rFonts w:asciiTheme="minorHAnsi" w:hAnsiTheme="minorHAnsi" w:cstheme="minorHAnsi"/>
            <w:sz w:val="22"/>
            <w:szCs w:val="22"/>
          </w:rPr>
          <w:t xml:space="preserve"> </w:t>
        </w:r>
        <w:r w:rsidR="00012062">
          <w:rPr>
            <w:rFonts w:asciiTheme="minorHAnsi" w:hAnsiTheme="minorHAnsi" w:cstheme="minorHAnsi"/>
            <w:sz w:val="22"/>
            <w:szCs w:val="22"/>
          </w:rPr>
          <w:t xml:space="preserve">geometry </w:t>
        </w:r>
        <w:r w:rsidR="00560572">
          <w:rPr>
            <w:rFonts w:asciiTheme="minorHAnsi" w:hAnsiTheme="minorHAnsi" w:cstheme="minorHAnsi"/>
            <w:sz w:val="22"/>
            <w:szCs w:val="22"/>
          </w:rPr>
          <w:t>of the</w:t>
        </w:r>
        <w:r w:rsidRPr="00A9426F">
          <w:rPr>
            <w:rFonts w:asciiTheme="minorHAnsi" w:hAnsiTheme="minorHAnsi" w:cstheme="minorHAnsi"/>
            <w:sz w:val="22"/>
            <w:szCs w:val="22"/>
          </w:rPr>
          <w:t xml:space="preserve"> known deposit, we require a similarity metric </w:t>
        </w:r>
        <w:r w:rsidR="003F2116" w:rsidRPr="00A9426F">
          <w:rPr>
            <w:rFonts w:asciiTheme="minorHAnsi" w:hAnsiTheme="minorHAnsi" w:cstheme="minorHAnsi"/>
            <w:sz w:val="22"/>
            <w:szCs w:val="22"/>
          </w:rPr>
          <w:t xml:space="preserve">that quantifies </w:t>
        </w:r>
        <w:r w:rsidR="003F2116" w:rsidRPr="00A9426F">
          <w:rPr>
            <w:rStyle w:val="Strong"/>
            <w:rFonts w:asciiTheme="minorHAnsi" w:eastAsiaTheme="majorEastAsia" w:hAnsiTheme="minorHAnsi" w:cstheme="minorHAnsi"/>
            <w:b w:val="0"/>
            <w:bCs w:val="0"/>
            <w:sz w:val="22"/>
            <w:szCs w:val="22"/>
          </w:rPr>
          <w:t>spatial structure</w:t>
        </w:r>
        <w:r w:rsidR="003F2116" w:rsidRPr="00A9426F">
          <w:rPr>
            <w:rFonts w:asciiTheme="minorHAnsi" w:hAnsiTheme="minorHAnsi" w:cstheme="minorHAnsi"/>
            <w:sz w:val="22"/>
            <w:szCs w:val="22"/>
          </w:rPr>
          <w:t xml:space="preserve">, enabling us to detect windows whose </w:t>
        </w:r>
        <w:r w:rsidR="00012062">
          <w:rPr>
            <w:rFonts w:asciiTheme="minorHAnsi" w:hAnsiTheme="minorHAnsi" w:cstheme="minorHAnsi"/>
            <w:sz w:val="22"/>
            <w:szCs w:val="22"/>
          </w:rPr>
          <w:t xml:space="preserve">geometry </w:t>
        </w:r>
        <w:r w:rsidR="003F2116" w:rsidRPr="00A9426F">
          <w:rPr>
            <w:rFonts w:asciiTheme="minorHAnsi" w:hAnsiTheme="minorHAnsi" w:cstheme="minorHAnsi"/>
            <w:sz w:val="22"/>
            <w:szCs w:val="22"/>
          </w:rPr>
          <w:t xml:space="preserve">resemble </w:t>
        </w:r>
        <w:r w:rsidR="001511B9">
          <w:rPr>
            <w:rFonts w:asciiTheme="minorHAnsi" w:hAnsiTheme="minorHAnsi" w:cstheme="minorHAnsi"/>
            <w:sz w:val="22"/>
            <w:szCs w:val="22"/>
          </w:rPr>
          <w:t>that</w:t>
        </w:r>
        <w:r w:rsidR="003F2116" w:rsidRPr="00A9426F">
          <w:rPr>
            <w:rFonts w:asciiTheme="minorHAnsi" w:hAnsiTheme="minorHAnsi" w:cstheme="minorHAnsi"/>
            <w:sz w:val="22"/>
            <w:szCs w:val="22"/>
          </w:rPr>
          <w:t xml:space="preserve"> of the deposit</w:t>
        </w:r>
        <w:r w:rsidR="002D3804" w:rsidRPr="00A9426F">
          <w:rPr>
            <w:rFonts w:asciiTheme="minorHAnsi" w:hAnsiTheme="minorHAnsi" w:cstheme="minorHAnsi"/>
            <w:sz w:val="22"/>
            <w:szCs w:val="22"/>
          </w:rPr>
          <w:t xml:space="preserve"> rather than simply comparing pixel values directly</w:t>
        </w:r>
        <w:r w:rsidRPr="00A9426F">
          <w:rPr>
            <w:rFonts w:asciiTheme="minorHAnsi" w:hAnsiTheme="minorHAnsi" w:cstheme="minorHAnsi"/>
            <w:sz w:val="22"/>
            <w:szCs w:val="22"/>
          </w:rPr>
          <w:t>.</w:t>
        </w:r>
        <w:r w:rsidR="00A6135C" w:rsidRPr="00A9426F">
          <w:rPr>
            <w:rFonts w:asciiTheme="minorHAnsi" w:hAnsiTheme="minorHAnsi" w:cstheme="minorHAnsi"/>
            <w:sz w:val="22"/>
            <w:szCs w:val="22"/>
          </w:rPr>
          <w:t xml:space="preserve"> </w:t>
        </w:r>
        <w:r w:rsidR="00734F2D" w:rsidRPr="00734F2D">
          <w:rPr>
            <w:rFonts w:asciiTheme="minorHAnsi" w:hAnsiTheme="minorHAnsi" w:cstheme="minorHAnsi"/>
            <w:sz w:val="22"/>
            <w:szCs w:val="22"/>
          </w:rPr>
          <w:t>To compare geometries consistently, all windows must be represented in a common feature space. Spatial PCA provides this feature space by extracting the main spatial structures in the data</w:t>
        </w:r>
        <w:r w:rsidR="00B15DD9">
          <w:rPr>
            <w:rFonts w:asciiTheme="minorHAnsi" w:hAnsiTheme="minorHAnsi" w:cstheme="minorHAnsi"/>
            <w:sz w:val="22"/>
            <w:szCs w:val="22"/>
          </w:rPr>
          <w:t>. I</w:t>
        </w:r>
        <w:r w:rsidR="00B15DD9" w:rsidRPr="00B15DD9">
          <w:rPr>
            <w:rFonts w:asciiTheme="minorHAnsi" w:hAnsiTheme="minorHAnsi" w:cstheme="minorHAnsi"/>
            <w:sz w:val="22"/>
            <w:szCs w:val="22"/>
          </w:rPr>
          <w:t>t also quantifies how strongly each window expresses each structure.</w:t>
        </w:r>
      </w:ins>
    </w:p>
    <w:p w14:paraId="7B0E6916" w14:textId="27A1EC34" w:rsidR="008F10FD" w:rsidRDefault="00E06FF8" w:rsidP="00650561">
      <w:pPr>
        <w:spacing w:before="100" w:beforeAutospacing="1" w:after="100" w:afterAutospacing="1" w:line="276" w:lineRule="auto"/>
        <w:jc w:val="both"/>
        <w:rPr>
          <w:ins w:id="33" w:author="Microsoft Word" w:date="2026-06-24T16:24:00Z" w16du:dateUtc="2026-06-24T21:24:00Z"/>
          <w:rFonts w:asciiTheme="minorHAnsi" w:hAnsiTheme="minorHAnsi" w:cstheme="minorHAnsi"/>
          <w:sz w:val="22"/>
          <w:szCs w:val="22"/>
        </w:rPr>
      </w:pPr>
      <w:ins w:id="34" w:author="Microsoft Word" w:date="2026-06-24T16:24:00Z" w16du:dateUtc="2026-06-24T21:24:00Z">
        <w:r w:rsidRPr="00A9426F">
          <w:rPr>
            <w:rFonts w:asciiTheme="minorHAnsi" w:hAnsiTheme="minorHAnsi" w:cstheme="minorHAnsi"/>
            <w:sz w:val="22"/>
            <w:szCs w:val="22"/>
          </w:rPr>
          <w:t>Not</w:t>
        </w:r>
        <w:r w:rsidR="00E31D73" w:rsidRPr="00A9426F">
          <w:rPr>
            <w:rFonts w:asciiTheme="minorHAnsi" w:hAnsiTheme="minorHAnsi" w:cstheme="minorHAnsi"/>
            <w:sz w:val="22"/>
            <w:szCs w:val="22"/>
          </w:rPr>
          <w:t xml:space="preserve"> all </w:t>
        </w:r>
        <w:r w:rsidR="002C1B74">
          <w:rPr>
            <w:rFonts w:asciiTheme="minorHAnsi" w:hAnsiTheme="minorHAnsi" w:cstheme="minorHAnsi"/>
            <w:sz w:val="22"/>
            <w:szCs w:val="22"/>
          </w:rPr>
          <w:t>spatial components</w:t>
        </w:r>
        <w:r w:rsidR="00E31D73" w:rsidRPr="00A9426F">
          <w:rPr>
            <w:rFonts w:asciiTheme="minorHAnsi" w:hAnsiTheme="minorHAnsi" w:cstheme="minorHAnsi"/>
            <w:sz w:val="22"/>
            <w:szCs w:val="22"/>
          </w:rPr>
          <w:t xml:space="preserve"> are equally relevant to the deposit</w:t>
        </w:r>
        <w:r w:rsidR="00B3352B">
          <w:rPr>
            <w:rFonts w:asciiTheme="minorHAnsi" w:hAnsiTheme="minorHAnsi" w:cstheme="minorHAnsi"/>
            <w:sz w:val="22"/>
            <w:szCs w:val="22"/>
          </w:rPr>
          <w:t>. S</w:t>
        </w:r>
        <w:r w:rsidR="00643656" w:rsidRPr="00A9426F">
          <w:rPr>
            <w:rFonts w:asciiTheme="minorHAnsi" w:hAnsiTheme="minorHAnsi" w:cstheme="minorHAnsi"/>
            <w:sz w:val="22"/>
            <w:szCs w:val="22"/>
          </w:rPr>
          <w:t xml:space="preserve">ome </w:t>
        </w:r>
        <w:r w:rsidR="00E31D73" w:rsidRPr="00A9426F">
          <w:rPr>
            <w:rFonts w:asciiTheme="minorHAnsi" w:hAnsiTheme="minorHAnsi" w:cstheme="minorHAnsi"/>
            <w:sz w:val="22"/>
            <w:szCs w:val="22"/>
          </w:rPr>
          <w:t>components capture features that the deposit expresses strongly, while others represent background variability</w:t>
        </w:r>
        <w:r w:rsidR="00B3352B">
          <w:rPr>
            <w:rFonts w:asciiTheme="minorHAnsi" w:hAnsiTheme="minorHAnsi" w:cstheme="minorHAnsi"/>
            <w:sz w:val="22"/>
            <w:szCs w:val="22"/>
          </w:rPr>
          <w:t xml:space="preserve"> or noise</w:t>
        </w:r>
        <w:r w:rsidR="00E31D73" w:rsidRPr="00A9426F">
          <w:rPr>
            <w:rFonts w:asciiTheme="minorHAnsi" w:hAnsiTheme="minorHAnsi" w:cstheme="minorHAnsi"/>
            <w:sz w:val="22"/>
            <w:szCs w:val="22"/>
          </w:rPr>
          <w:t xml:space="preserve">. </w:t>
        </w:r>
        <w:r w:rsidR="008F10FD" w:rsidRPr="008F10FD">
          <w:rPr>
            <w:rFonts w:asciiTheme="minorHAnsi" w:hAnsiTheme="minorHAnsi" w:cstheme="minorHAnsi"/>
            <w:sz w:val="22"/>
            <w:szCs w:val="22"/>
          </w:rPr>
          <w:t>We therefore compute deposit-specific weights from the deposit’s PCA scores</w:t>
        </w:r>
        <w:r w:rsidR="0016333A">
          <w:rPr>
            <w:rFonts w:asciiTheme="minorHAnsi" w:hAnsiTheme="minorHAnsi" w:cstheme="minorHAnsi"/>
            <w:sz w:val="22"/>
            <w:szCs w:val="22"/>
          </w:rPr>
          <w:t>. We then</w:t>
        </w:r>
        <w:r w:rsidR="008F10FD" w:rsidRPr="008F10FD">
          <w:rPr>
            <w:rFonts w:asciiTheme="minorHAnsi" w:hAnsiTheme="minorHAnsi" w:cstheme="minorHAnsi"/>
            <w:sz w:val="22"/>
            <w:szCs w:val="22"/>
          </w:rPr>
          <w:t xml:space="preserve"> use them to emphasize the components that best define the reference </w:t>
        </w:r>
        <w:r w:rsidR="0032154A">
          <w:rPr>
            <w:rFonts w:asciiTheme="minorHAnsi" w:hAnsiTheme="minorHAnsi" w:cstheme="minorHAnsi"/>
            <w:sz w:val="22"/>
            <w:szCs w:val="22"/>
          </w:rPr>
          <w:t>geometry.</w:t>
        </w:r>
      </w:ins>
    </w:p>
    <w:p w14:paraId="2786E321" w14:textId="5FD7676C" w:rsidR="00164C3E" w:rsidRPr="00A9426F" w:rsidRDefault="00282C74" w:rsidP="00E25338">
      <w:pPr>
        <w:spacing w:before="240" w:line="276" w:lineRule="auto"/>
        <w:jc w:val="both"/>
        <w:rPr>
          <w:rFonts w:asciiTheme="minorHAnsi" w:hAnsiTheme="minorHAnsi" w:cstheme="minorHAnsi"/>
          <w:sz w:val="22"/>
          <w:szCs w:val="22"/>
        </w:rPr>
      </w:pPr>
      <w:r w:rsidRPr="00A9426F">
        <w:rPr>
          <w:rFonts w:asciiTheme="minorHAnsi" w:hAnsiTheme="minorHAnsi" w:cstheme="minorHAnsi"/>
          <w:sz w:val="22"/>
          <w:szCs w:val="22"/>
        </w:rPr>
        <w:t>In the following</w:t>
      </w:r>
      <w:r w:rsidR="00C638D2" w:rsidRPr="00A9426F">
        <w:rPr>
          <w:rFonts w:asciiTheme="minorHAnsi" w:hAnsiTheme="minorHAnsi" w:cstheme="minorHAnsi"/>
          <w:sz w:val="22"/>
          <w:szCs w:val="22"/>
        </w:rPr>
        <w:t xml:space="preserve"> paragraphs</w:t>
      </w:r>
      <w:r w:rsidRPr="00A9426F">
        <w:rPr>
          <w:rFonts w:asciiTheme="minorHAnsi" w:hAnsiTheme="minorHAnsi" w:cstheme="minorHAnsi"/>
          <w:sz w:val="22"/>
          <w:szCs w:val="22"/>
        </w:rPr>
        <w:t>, we detail the</w:t>
      </w:r>
      <w:r w:rsidR="003A3C96" w:rsidRPr="00A9426F">
        <w:rPr>
          <w:rFonts w:asciiTheme="minorHAnsi" w:hAnsiTheme="minorHAnsi" w:cstheme="minorHAnsi"/>
          <w:sz w:val="22"/>
          <w:szCs w:val="22"/>
        </w:rPr>
        <w:t xml:space="preserve"> formulation of the</w:t>
      </w:r>
      <w:r w:rsidRPr="00A9426F">
        <w:rPr>
          <w:rFonts w:asciiTheme="minorHAnsi" w:hAnsiTheme="minorHAnsi" w:cstheme="minorHAnsi"/>
          <w:sz w:val="22"/>
          <w:szCs w:val="22"/>
        </w:rPr>
        <w:t xml:space="preserve"> spatial principal component analysis and the construction of the similarity metric</w:t>
      </w:r>
      <w:r w:rsidR="00C94BA2">
        <w:rPr>
          <w:rFonts w:asciiTheme="minorHAnsi" w:hAnsiTheme="minorHAnsi" w:cstheme="minorHAnsi"/>
          <w:sz w:val="22"/>
          <w:szCs w:val="22"/>
        </w:rPr>
        <w:t>. We use</w:t>
      </w:r>
      <w:r w:rsidRPr="00A9426F">
        <w:rPr>
          <w:rFonts w:asciiTheme="minorHAnsi" w:hAnsiTheme="minorHAnsi" w:cstheme="minorHAnsi"/>
          <w:sz w:val="22"/>
          <w:szCs w:val="22"/>
        </w:rPr>
        <w:t xml:space="preserve"> the illustrative example to visualize each step. We begin by standardizing the data matrix </w:t>
      </w:r>
      <m:oMath>
        <m:r>
          <w:rPr>
            <w:rFonts w:ascii="Cambria Math" w:hAnsi="Cambria Math" w:cstheme="minorHAnsi"/>
            <w:sz w:val="22"/>
            <w:szCs w:val="22"/>
          </w:rPr>
          <m:t>X</m:t>
        </m:r>
      </m:oMath>
      <w:r w:rsidR="00C638D2" w:rsidRPr="00A9426F">
        <w:rPr>
          <w:rFonts w:asciiTheme="minorHAnsi" w:hAnsiTheme="minorHAnsi" w:cstheme="minorHAnsi"/>
          <w:sz w:val="22"/>
          <w:szCs w:val="22"/>
        </w:rPr>
        <w:t xml:space="preserve"> </w:t>
      </w:r>
      <w:r w:rsidRPr="00A9426F">
        <w:rPr>
          <w:rFonts w:asciiTheme="minorHAnsi" w:hAnsiTheme="minorHAnsi" w:cstheme="minorHAnsi"/>
          <w:sz w:val="22"/>
          <w:szCs w:val="22"/>
        </w:rPr>
        <w:t>column by column using a z-score transform,</w:t>
      </w:r>
    </w:p>
    <w:p w14:paraId="5E967682" w14:textId="77777777" w:rsidR="00164C3E" w:rsidRPr="00A9426F" w:rsidRDefault="00164C3E" w:rsidP="00650561">
      <w:pPr>
        <w:spacing w:line="276" w:lineRule="auto"/>
        <w:jc w:val="both"/>
        <w:rPr>
          <w:rFonts w:asciiTheme="minorHAnsi" w:hAnsiTheme="minorHAnsi" w:cstheme="minorHAnsi"/>
          <w:sz w:val="22"/>
          <w:szCs w:val="22"/>
        </w:rPr>
      </w:pPr>
    </w:p>
    <w:p w14:paraId="174A247F" w14:textId="6B57BF2C" w:rsidR="00A97629" w:rsidRDefault="00000000" w:rsidP="00A97629">
      <w:pPr>
        <w:spacing w:line="276" w:lineRule="auto"/>
        <w:jc w:val="both"/>
        <w:rPr>
          <w:rFonts w:asciiTheme="minorHAnsi" w:hAnsiTheme="minorHAnsi" w:cstheme="minorHAnsi"/>
          <w:sz w:val="22"/>
          <w:szCs w:val="22"/>
        </w:rPr>
      </w:pPr>
      <m:oMathPara>
        <m:oMath>
          <m:sSub>
            <m:sSubPr>
              <m:ctrlPr>
                <w:rPr>
                  <w:rFonts w:ascii="Cambria Math" w:hAnsi="Cambria Math" w:cstheme="minorHAnsi"/>
                  <w:sz w:val="22"/>
                  <w:szCs w:val="22"/>
                </w:rPr>
              </m:ctrlPr>
            </m:sSubPr>
            <m:e>
              <m:acc>
                <m:accPr>
                  <m:chr m:val="̃"/>
                  <m:ctrlPr>
                    <w:rPr>
                      <w:rFonts w:ascii="Cambria Math" w:hAnsi="Cambria Math" w:cstheme="minorHAnsi"/>
                      <w:sz w:val="22"/>
                      <w:szCs w:val="22"/>
                    </w:rPr>
                  </m:ctrlPr>
                </m:accPr>
                <m:e>
                  <m:r>
                    <w:rPr>
                      <w:rFonts w:ascii="Cambria Math" w:hAnsi="Cambria Math" w:cstheme="minorHAnsi"/>
                      <w:sz w:val="22"/>
                      <w:szCs w:val="22"/>
                    </w:rPr>
                    <m:t>X</m:t>
                  </m:r>
                </m:e>
              </m:acc>
            </m:e>
            <m:sub>
              <m:r>
                <w:rPr>
                  <w:rFonts w:ascii="Cambria Math" w:hAnsi="Cambria Math" w:cstheme="minorHAnsi"/>
                  <w:sz w:val="22"/>
                  <w:szCs w:val="22"/>
                </w:rPr>
                <m:t>ij</m:t>
              </m:r>
            </m:sub>
          </m:sSub>
          <m:r>
            <w:rPr>
              <w:rFonts w:ascii="Cambria Math" w:hAnsi="Cambria Math" w:cstheme="minorHAnsi"/>
              <w:sz w:val="22"/>
              <w:szCs w:val="22"/>
            </w:rPr>
            <m:t>=</m:t>
          </m:r>
          <m:f>
            <m:fPr>
              <m:ctrlPr>
                <w:rPr>
                  <w:rFonts w:ascii="Cambria Math" w:hAnsi="Cambria Math" w:cstheme="minorHAnsi"/>
                  <w:sz w:val="22"/>
                  <w:szCs w:val="22"/>
                </w:rPr>
              </m:ctrlPr>
            </m:fPr>
            <m:num>
              <m:sSub>
                <m:sSubPr>
                  <m:ctrlPr>
                    <w:rPr>
                      <w:rFonts w:ascii="Cambria Math" w:hAnsi="Cambria Math" w:cstheme="minorHAnsi"/>
                      <w:sz w:val="22"/>
                      <w:szCs w:val="22"/>
                    </w:rPr>
                  </m:ctrlPr>
                </m:sSubPr>
                <m:e>
                  <m:r>
                    <w:rPr>
                      <w:rFonts w:ascii="Cambria Math" w:hAnsi="Cambria Math" w:cstheme="minorHAnsi"/>
                      <w:sz w:val="22"/>
                      <w:szCs w:val="22"/>
                    </w:rPr>
                    <m:t>X</m:t>
                  </m:r>
                </m:e>
                <m:sub>
                  <m:r>
                    <w:rPr>
                      <w:rFonts w:ascii="Cambria Math" w:hAnsi="Cambria Math" w:cstheme="minorHAnsi"/>
                      <w:sz w:val="22"/>
                      <w:szCs w:val="22"/>
                    </w:rPr>
                    <m:t>ij</m:t>
                  </m:r>
                </m:sub>
              </m:sSub>
              <m:r>
                <w:rPr>
                  <w:rFonts w:ascii="Cambria Math" w:hAnsi="Cambria Math" w:cstheme="minorHAnsi"/>
                  <w:sz w:val="22"/>
                  <w:szCs w:val="22"/>
                </w:rPr>
                <m:t>-</m:t>
              </m:r>
              <m:sSub>
                <m:sSubPr>
                  <m:ctrlPr>
                    <w:rPr>
                      <w:rFonts w:ascii="Cambria Math" w:hAnsi="Cambria Math" w:cstheme="minorHAnsi"/>
                      <w:sz w:val="22"/>
                      <w:szCs w:val="22"/>
                    </w:rPr>
                  </m:ctrlPr>
                </m:sSubPr>
                <m:e>
                  <m:r>
                    <w:rPr>
                      <w:rFonts w:ascii="Cambria Math" w:hAnsi="Cambria Math" w:cstheme="minorHAnsi"/>
                      <w:sz w:val="22"/>
                      <w:szCs w:val="22"/>
                    </w:rPr>
                    <m:t>μ</m:t>
                  </m:r>
                </m:e>
                <m:sub>
                  <m:r>
                    <w:rPr>
                      <w:rFonts w:ascii="Cambria Math" w:hAnsi="Cambria Math" w:cstheme="minorHAnsi"/>
                      <w:sz w:val="22"/>
                      <w:szCs w:val="22"/>
                    </w:rPr>
                    <m:t>j</m:t>
                  </m:r>
                </m:sub>
              </m:sSub>
            </m:num>
            <m:den>
              <m:sSub>
                <m:sSubPr>
                  <m:ctrlPr>
                    <w:rPr>
                      <w:rFonts w:ascii="Cambria Math" w:hAnsi="Cambria Math" w:cstheme="minorHAnsi"/>
                      <w:sz w:val="22"/>
                      <w:szCs w:val="22"/>
                    </w:rPr>
                  </m:ctrlPr>
                </m:sSubPr>
                <m:e>
                  <m:r>
                    <w:rPr>
                      <w:rFonts w:ascii="Cambria Math" w:hAnsi="Cambria Math" w:cstheme="minorHAnsi"/>
                      <w:sz w:val="22"/>
                      <w:szCs w:val="22"/>
                    </w:rPr>
                    <m:t>σ</m:t>
                  </m:r>
                </m:e>
                <m:sub>
                  <m:r>
                    <w:rPr>
                      <w:rFonts w:ascii="Cambria Math" w:hAnsi="Cambria Math" w:cstheme="minorHAnsi"/>
                      <w:sz w:val="22"/>
                      <w:szCs w:val="22"/>
                    </w:rPr>
                    <m:t>j</m:t>
                  </m:r>
                </m:sub>
              </m:sSub>
            </m:den>
          </m:f>
          <m:r>
            <w:rPr>
              <w:rFonts w:ascii="Cambria Math" w:hAnsi="Cambria Math" w:cstheme="minorHAnsi"/>
              <w:sz w:val="22"/>
              <w:szCs w:val="22"/>
            </w:rPr>
            <m:t>,</m:t>
          </m:r>
          <m:r>
            <m:rPr>
              <m:sty m:val="p"/>
            </m:rPr>
            <w:rPr>
              <w:rFonts w:ascii="Cambria Math" w:hAnsi="Cambria Math" w:cstheme="minorHAnsi"/>
              <w:sz w:val="22"/>
              <w:szCs w:val="22"/>
            </w:rPr>
            <w:br/>
          </m:r>
        </m:oMath>
      </m:oMathPara>
      <w:r w:rsidR="002D3804" w:rsidRPr="00A9426F">
        <w:rPr>
          <w:rFonts w:asciiTheme="minorHAnsi" w:hAnsiTheme="minorHAnsi" w:cstheme="minorHAnsi"/>
          <w:sz w:val="22"/>
          <w:szCs w:val="22"/>
        </w:rPr>
        <w:t>where </w:t>
      </w:r>
      <m:oMath>
        <m:sSub>
          <m:sSubPr>
            <m:ctrlPr>
              <w:rPr>
                <w:rFonts w:ascii="Cambria Math" w:hAnsi="Cambria Math" w:cstheme="minorHAnsi"/>
                <w:sz w:val="22"/>
                <w:szCs w:val="22"/>
              </w:rPr>
            </m:ctrlPr>
          </m:sSubPr>
          <m:e>
            <m:r>
              <w:rPr>
                <w:rFonts w:ascii="Cambria Math" w:hAnsi="Cambria Math" w:cstheme="minorHAnsi"/>
                <w:sz w:val="22"/>
                <w:szCs w:val="22"/>
              </w:rPr>
              <m:t>μ</m:t>
            </m:r>
          </m:e>
          <m:sub>
            <m:r>
              <w:rPr>
                <w:rFonts w:ascii="Cambria Math" w:hAnsi="Cambria Math" w:cstheme="minorHAnsi"/>
                <w:sz w:val="22"/>
                <w:szCs w:val="22"/>
              </w:rPr>
              <m:t>j</m:t>
            </m:r>
          </m:sub>
        </m:sSub>
      </m:oMath>
      <w:r w:rsidR="002D3804" w:rsidRPr="00A9426F">
        <w:rPr>
          <w:rFonts w:asciiTheme="minorHAnsi" w:hAnsiTheme="minorHAnsi" w:cstheme="minorHAnsi"/>
          <w:sz w:val="22"/>
          <w:szCs w:val="22"/>
        </w:rPr>
        <w:t> is the column-wise mean and </w:t>
      </w:r>
      <m:oMath>
        <m:sSub>
          <m:sSubPr>
            <m:ctrlPr>
              <w:rPr>
                <w:rFonts w:ascii="Cambria Math" w:hAnsi="Cambria Math" w:cstheme="minorHAnsi"/>
                <w:sz w:val="22"/>
                <w:szCs w:val="22"/>
              </w:rPr>
            </m:ctrlPr>
          </m:sSubPr>
          <m:e>
            <m:r>
              <w:rPr>
                <w:rFonts w:ascii="Cambria Math" w:hAnsi="Cambria Math" w:cstheme="minorHAnsi"/>
                <w:sz w:val="22"/>
                <w:szCs w:val="22"/>
              </w:rPr>
              <m:t>σ</m:t>
            </m:r>
          </m:e>
          <m:sub>
            <m:r>
              <w:rPr>
                <w:rFonts w:ascii="Cambria Math" w:hAnsi="Cambria Math" w:cstheme="minorHAnsi"/>
                <w:sz w:val="22"/>
                <w:szCs w:val="22"/>
              </w:rPr>
              <m:t>j</m:t>
            </m:r>
          </m:sub>
        </m:sSub>
      </m:oMath>
      <w:r w:rsidR="002D3804" w:rsidRPr="00A9426F">
        <w:rPr>
          <w:rFonts w:asciiTheme="minorHAnsi" w:hAnsiTheme="minorHAnsi" w:cstheme="minorHAnsi"/>
          <w:sz w:val="22"/>
          <w:szCs w:val="22"/>
        </w:rPr>
        <w:t> is the column-wise standard deviation. For constant features, </w:t>
      </w:r>
      <m:oMath>
        <m:sSub>
          <m:sSubPr>
            <m:ctrlPr>
              <w:rPr>
                <w:rFonts w:ascii="Cambria Math" w:hAnsi="Cambria Math" w:cstheme="minorHAnsi"/>
                <w:sz w:val="22"/>
                <w:szCs w:val="22"/>
              </w:rPr>
            </m:ctrlPr>
          </m:sSubPr>
          <m:e>
            <m:r>
              <w:rPr>
                <w:rFonts w:ascii="Cambria Math" w:hAnsi="Cambria Math" w:cstheme="minorHAnsi"/>
                <w:sz w:val="22"/>
                <w:szCs w:val="22"/>
              </w:rPr>
              <m:t>σ</m:t>
            </m:r>
          </m:e>
          <m:sub>
            <m:r>
              <w:rPr>
                <w:rFonts w:ascii="Cambria Math" w:hAnsi="Cambria Math" w:cstheme="minorHAnsi"/>
                <w:sz w:val="22"/>
                <w:szCs w:val="22"/>
              </w:rPr>
              <m:t>j</m:t>
            </m:r>
          </m:sub>
        </m:sSub>
      </m:oMath>
      <w:r w:rsidR="002D3804" w:rsidRPr="00A9426F">
        <w:rPr>
          <w:rFonts w:asciiTheme="minorHAnsi" w:hAnsiTheme="minorHAnsi" w:cstheme="minorHAnsi"/>
          <w:sz w:val="22"/>
          <w:szCs w:val="22"/>
        </w:rPr>
        <w:t xml:space="preserve"> is set to 1 to avoid division by zero. </w:t>
      </w:r>
      <w:r w:rsidR="00A97629" w:rsidRPr="00A97629">
        <w:rPr>
          <w:rFonts w:asciiTheme="minorHAnsi" w:hAnsiTheme="minorHAnsi" w:cstheme="minorHAnsi"/>
          <w:sz w:val="22"/>
          <w:szCs w:val="22"/>
        </w:rPr>
        <w:t>This step puts all pixels on a common scale with zero mean and unit variance</w:t>
      </w:r>
      <w:r w:rsidR="00D11476">
        <w:rPr>
          <w:rFonts w:asciiTheme="minorHAnsi" w:hAnsiTheme="minorHAnsi" w:cstheme="minorHAnsi"/>
          <w:sz w:val="22"/>
          <w:szCs w:val="22"/>
        </w:rPr>
        <w:t>. Therefore,</w:t>
      </w:r>
      <w:r w:rsidR="00A97629" w:rsidRPr="00A97629">
        <w:rPr>
          <w:rFonts w:asciiTheme="minorHAnsi" w:hAnsiTheme="minorHAnsi" w:cstheme="minorHAnsi"/>
          <w:sz w:val="22"/>
          <w:szCs w:val="22"/>
        </w:rPr>
        <w:t xml:space="preserve"> PCA captures spatial </w:t>
      </w:r>
      <w:r w:rsidR="00012062">
        <w:rPr>
          <w:rFonts w:asciiTheme="minorHAnsi" w:hAnsiTheme="minorHAnsi" w:cstheme="minorHAnsi"/>
          <w:sz w:val="22"/>
          <w:szCs w:val="22"/>
        </w:rPr>
        <w:t xml:space="preserve">geometry </w:t>
      </w:r>
      <w:r w:rsidR="00A97629" w:rsidRPr="00A97629">
        <w:rPr>
          <w:rFonts w:asciiTheme="minorHAnsi" w:hAnsiTheme="minorHAnsi" w:cstheme="minorHAnsi"/>
          <w:sz w:val="22"/>
          <w:szCs w:val="22"/>
        </w:rPr>
        <w:t>rather than being dominated by absolute magnitude differences.</w:t>
      </w:r>
    </w:p>
    <w:p w14:paraId="770BA659" w14:textId="20F94EA0" w:rsidR="0012455E" w:rsidRPr="00A9426F" w:rsidRDefault="0012455E" w:rsidP="00A97629">
      <w:pPr>
        <w:spacing w:before="240"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We then perform PCA on </w:t>
      </w:r>
      <m:oMath>
        <m:sSub>
          <m:sSubPr>
            <m:ctrlPr>
              <w:rPr>
                <w:rFonts w:ascii="Cambria Math" w:hAnsi="Cambria Math" w:cstheme="minorHAnsi"/>
                <w:sz w:val="22"/>
                <w:szCs w:val="22"/>
              </w:rPr>
            </m:ctrlPr>
          </m:sSubPr>
          <m:e>
            <m:r>
              <w:rPr>
                <w:rFonts w:ascii="Cambria Math" w:hAnsi="Cambria Math" w:cstheme="minorHAnsi"/>
                <w:sz w:val="22"/>
                <w:szCs w:val="22"/>
              </w:rPr>
              <m:t>X</m:t>
            </m:r>
          </m:e>
          <m:sub>
            <m:r>
              <m:rPr>
                <m:nor/>
              </m:rPr>
              <w:rPr>
                <w:rFonts w:asciiTheme="minorHAnsi" w:hAnsiTheme="minorHAnsi" w:cstheme="minorHAnsi"/>
                <w:sz w:val="22"/>
                <w:szCs w:val="22"/>
              </w:rPr>
              <m:t>std</m:t>
            </m:r>
          </m:sub>
        </m:sSub>
      </m:oMath>
      <w:r w:rsidRPr="00A9426F">
        <w:rPr>
          <w:rFonts w:asciiTheme="minorHAnsi" w:hAnsiTheme="minorHAnsi" w:cstheme="minorHAnsi"/>
          <w:sz w:val="22"/>
          <w:szCs w:val="22"/>
        </w:rPr>
        <w:t>,</w:t>
      </w:r>
    </w:p>
    <w:p w14:paraId="1FD6C6AC" w14:textId="59203AD9" w:rsidR="009E0511" w:rsidRPr="00A9426F" w:rsidRDefault="00000000" w:rsidP="00650561">
      <w:pPr>
        <w:spacing w:line="276" w:lineRule="auto"/>
        <w:jc w:val="both"/>
        <w:rPr>
          <w:rFonts w:asciiTheme="minorHAnsi" w:hAnsiTheme="minorHAnsi" w:cstheme="minorHAnsi"/>
          <w:sz w:val="22"/>
          <w:szCs w:val="22"/>
        </w:rPr>
      </w:pPr>
      <m:oMathPara>
        <m:oMath>
          <m:acc>
            <m:accPr>
              <m:chr m:val="̃"/>
              <m:ctrlPr>
                <w:rPr>
                  <w:rFonts w:ascii="Cambria Math" w:hAnsi="Cambria Math" w:cstheme="minorHAnsi"/>
                  <w:sz w:val="22"/>
                  <w:szCs w:val="22"/>
                </w:rPr>
              </m:ctrlPr>
            </m:accPr>
            <m:e>
              <m:r>
                <w:rPr>
                  <w:rFonts w:ascii="Cambria Math" w:hAnsi="Cambria Math" w:cstheme="minorHAnsi"/>
                  <w:sz w:val="22"/>
                  <w:szCs w:val="22"/>
                </w:rPr>
                <m:t>X</m:t>
              </m:r>
            </m:e>
          </m:acc>
          <m:r>
            <w:rPr>
              <w:rFonts w:ascii="Cambria Math" w:hAnsi="Cambria Math" w:cstheme="minorHAnsi"/>
              <w:sz w:val="22"/>
              <w:szCs w:val="22"/>
            </w:rPr>
            <m:t>=Z</m:t>
          </m:r>
          <m:sSup>
            <m:sSupPr>
              <m:ctrlPr>
                <w:rPr>
                  <w:rFonts w:ascii="Cambria Math" w:hAnsi="Cambria Math" w:cstheme="minorHAnsi"/>
                  <w:sz w:val="22"/>
                  <w:szCs w:val="22"/>
                </w:rPr>
              </m:ctrlPr>
            </m:sSupPr>
            <m:e>
              <m:r>
                <w:rPr>
                  <w:rFonts w:ascii="Cambria Math" w:hAnsi="Cambria Math" w:cstheme="minorHAnsi"/>
                  <w:sz w:val="22"/>
                  <w:szCs w:val="22"/>
                </w:rPr>
                <m:t>L</m:t>
              </m:r>
            </m:e>
            <m:sup>
              <m:r>
                <m:rPr>
                  <m:sty m:val="p"/>
                </m:rPr>
                <w:rPr>
                  <w:rFonts w:ascii="Cambria Math" w:hAnsi="Cambria Math" w:cstheme="minorHAnsi"/>
                  <w:sz w:val="22"/>
                  <w:szCs w:val="22"/>
                </w:rPr>
                <m:t>⊤</m:t>
              </m:r>
            </m:sup>
          </m:sSup>
          <m:r>
            <w:rPr>
              <w:rFonts w:ascii="Cambria Math" w:hAnsi="Cambria Math" w:cstheme="minorHAnsi"/>
              <w:sz w:val="22"/>
              <w:szCs w:val="22"/>
            </w:rPr>
            <m:t>,</m:t>
          </m:r>
          <m:r>
            <m:rPr>
              <m:sty m:val="p"/>
            </m:rPr>
            <w:rPr>
              <w:rFonts w:ascii="Cambria Math" w:hAnsi="Cambria Math" w:cstheme="minorHAnsi"/>
              <w:sz w:val="22"/>
              <w:szCs w:val="22"/>
            </w:rPr>
            <w:br/>
          </m:r>
        </m:oMath>
      </m:oMathPara>
      <w:r w:rsidR="00164C3E" w:rsidRPr="00A9426F">
        <w:rPr>
          <w:rFonts w:asciiTheme="minorHAnsi" w:hAnsiTheme="minorHAnsi" w:cstheme="minorHAnsi"/>
          <w:sz w:val="22"/>
          <w:szCs w:val="22"/>
        </w:rPr>
        <w:t>W</w:t>
      </w:r>
      <w:r w:rsidR="0012455E" w:rsidRPr="00A9426F">
        <w:rPr>
          <w:rFonts w:asciiTheme="minorHAnsi" w:hAnsiTheme="minorHAnsi" w:cstheme="minorHAnsi"/>
          <w:sz w:val="22"/>
          <w:szCs w:val="22"/>
        </w:rPr>
        <w:t>here</w:t>
      </w:r>
      <w:r w:rsidR="00164C3E" w:rsidRPr="00A9426F">
        <w:rPr>
          <w:rFonts w:asciiTheme="minorHAnsi" w:hAnsiTheme="minorHAnsi" w:cstheme="minorHAnsi"/>
          <w:sz w:val="22"/>
          <w:szCs w:val="22"/>
        </w:rPr>
        <w:t xml:space="preserve"> </w:t>
      </w:r>
      <m:oMath>
        <m:r>
          <w:rPr>
            <w:rFonts w:ascii="Cambria Math" w:hAnsi="Cambria Math" w:cstheme="minorHAnsi"/>
            <w:sz w:val="22"/>
            <w:szCs w:val="22"/>
          </w:rPr>
          <m:t>L∈</m:t>
        </m:r>
        <m:sSup>
          <m:sSupPr>
            <m:ctrlPr>
              <w:rPr>
                <w:rFonts w:ascii="Cambria Math" w:hAnsi="Cambria Math" w:cstheme="minorHAnsi"/>
                <w:sz w:val="22"/>
                <w:szCs w:val="22"/>
              </w:rPr>
            </m:ctrlPr>
          </m:sSupPr>
          <m:e>
            <m:r>
              <m:rPr>
                <m:scr m:val="double-struck"/>
                <m:sty m:val="p"/>
              </m:rPr>
              <w:rPr>
                <w:rFonts w:ascii="Cambria Math" w:hAnsi="Cambria Math" w:cstheme="minorHAnsi"/>
                <w:sz w:val="22"/>
                <w:szCs w:val="22"/>
              </w:rPr>
              <m:t>R</m:t>
            </m:r>
          </m:e>
          <m:sup>
            <m:r>
              <w:rPr>
                <w:rFonts w:ascii="Cambria Math" w:hAnsi="Cambria Math" w:cstheme="minorHAnsi"/>
                <w:sz w:val="22"/>
                <w:szCs w:val="22"/>
              </w:rPr>
              <m:t>p×M</m:t>
            </m:r>
          </m:sup>
        </m:sSup>
      </m:oMath>
      <w:r w:rsidR="00DA2ED4" w:rsidRPr="00A9426F">
        <w:rPr>
          <w:rFonts w:asciiTheme="minorHAnsi" w:hAnsiTheme="minorHAnsi" w:cstheme="minorHAnsi"/>
          <w:sz w:val="22"/>
          <w:szCs w:val="22"/>
        </w:rPr>
        <w:t xml:space="preserve"> </w:t>
      </w:r>
      <w:r w:rsidR="0012455E" w:rsidRPr="00A9426F">
        <w:rPr>
          <w:rFonts w:asciiTheme="minorHAnsi" w:hAnsiTheme="minorHAnsi" w:cstheme="minorHAnsi"/>
          <w:sz w:val="22"/>
          <w:szCs w:val="22"/>
        </w:rPr>
        <w:t>is the loading matrix</w:t>
      </w:r>
      <w:r w:rsidR="001E72A2" w:rsidRPr="00A9426F">
        <w:rPr>
          <w:rFonts w:asciiTheme="minorHAnsi" w:hAnsiTheme="minorHAnsi" w:cstheme="minorHAnsi"/>
          <w:sz w:val="22"/>
          <w:szCs w:val="22"/>
        </w:rPr>
        <w:t>,</w:t>
      </w:r>
      <w:r w:rsidR="002D3804" w:rsidRPr="00A9426F">
        <w:rPr>
          <w:rFonts w:asciiTheme="minorHAnsi" w:hAnsiTheme="minorHAnsi" w:cstheme="minorHAnsi"/>
          <w:sz w:val="22"/>
          <w:szCs w:val="22"/>
        </w:rPr>
        <w:t xml:space="preserve"> and </w:t>
      </w:r>
      <m:oMath>
        <m:r>
          <w:rPr>
            <w:rFonts w:ascii="Cambria Math" w:hAnsi="Cambria Math" w:cstheme="minorHAnsi"/>
            <w:sz w:val="22"/>
            <w:szCs w:val="22"/>
          </w:rPr>
          <m:t>Z∈</m:t>
        </m:r>
        <m:sSup>
          <m:sSupPr>
            <m:ctrlPr>
              <w:rPr>
                <w:rFonts w:ascii="Cambria Math" w:hAnsi="Cambria Math" w:cstheme="minorHAnsi"/>
                <w:sz w:val="22"/>
                <w:szCs w:val="22"/>
              </w:rPr>
            </m:ctrlPr>
          </m:sSupPr>
          <m:e>
            <m:r>
              <m:rPr>
                <m:scr m:val="double-struck"/>
                <m:sty m:val="p"/>
              </m:rPr>
              <w:rPr>
                <w:rFonts w:ascii="Cambria Math" w:hAnsi="Cambria Math" w:cstheme="minorHAnsi"/>
                <w:sz w:val="22"/>
                <w:szCs w:val="22"/>
              </w:rPr>
              <m:t>R</m:t>
            </m:r>
          </m:e>
          <m:sup>
            <m:r>
              <w:rPr>
                <w:rFonts w:ascii="Cambria Math" w:hAnsi="Cambria Math" w:cstheme="minorHAnsi"/>
                <w:sz w:val="22"/>
                <w:szCs w:val="22"/>
              </w:rPr>
              <m:t>n×M</m:t>
            </m:r>
          </m:sup>
        </m:sSup>
      </m:oMath>
      <w:r w:rsidR="002D3804" w:rsidRPr="00A9426F">
        <w:rPr>
          <w:rFonts w:asciiTheme="minorHAnsi" w:hAnsiTheme="minorHAnsi" w:cstheme="minorHAnsi"/>
          <w:sz w:val="22"/>
          <w:szCs w:val="22"/>
        </w:rPr>
        <w:t xml:space="preserve"> is the score matrix. Each loading vector defines a </w:t>
      </w:r>
      <w:r w:rsidR="001E72A2" w:rsidRPr="00A9426F">
        <w:rPr>
          <w:rFonts w:asciiTheme="minorHAnsi" w:hAnsiTheme="minorHAnsi" w:cstheme="minorHAnsi"/>
          <w:sz w:val="22"/>
          <w:szCs w:val="22"/>
        </w:rPr>
        <w:t xml:space="preserve">principal component (PC) </w:t>
      </w:r>
      <w:r w:rsidR="0012455E" w:rsidRPr="00A9426F">
        <w:rPr>
          <w:rFonts w:asciiTheme="minorHAnsi" w:hAnsiTheme="minorHAnsi" w:cstheme="minorHAnsi"/>
          <w:sz w:val="22"/>
          <w:szCs w:val="22"/>
        </w:rPr>
        <w:t xml:space="preserve">showing how the </w:t>
      </w:r>
      <m:oMath>
        <m:r>
          <w:rPr>
            <w:rFonts w:ascii="Cambria Math" w:hAnsi="Cambria Math" w:cstheme="minorHAnsi"/>
            <w:sz w:val="22"/>
            <w:szCs w:val="22"/>
          </w:rPr>
          <m:t>p</m:t>
        </m:r>
      </m:oMath>
      <w:r w:rsidR="00DA2ED4" w:rsidRPr="00A9426F">
        <w:rPr>
          <w:rFonts w:asciiTheme="minorHAnsi" w:hAnsiTheme="minorHAnsi" w:cstheme="minorHAnsi"/>
          <w:sz w:val="22"/>
          <w:szCs w:val="22"/>
        </w:rPr>
        <w:t xml:space="preserve"> </w:t>
      </w:r>
      <w:r w:rsidR="0012455E" w:rsidRPr="00A9426F">
        <w:rPr>
          <w:rFonts w:asciiTheme="minorHAnsi" w:hAnsiTheme="minorHAnsi" w:cstheme="minorHAnsi"/>
          <w:sz w:val="22"/>
          <w:szCs w:val="22"/>
        </w:rPr>
        <w:t>pixels contribute to</w:t>
      </w:r>
      <w:r w:rsidR="001E72A2" w:rsidRPr="00A9426F">
        <w:rPr>
          <w:rFonts w:asciiTheme="minorHAnsi" w:hAnsiTheme="minorHAnsi" w:cstheme="minorHAnsi"/>
          <w:sz w:val="22"/>
          <w:szCs w:val="22"/>
        </w:rPr>
        <w:t xml:space="preserve"> each</w:t>
      </w:r>
      <w:r w:rsidR="0012455E" w:rsidRPr="00A9426F">
        <w:rPr>
          <w:rFonts w:asciiTheme="minorHAnsi" w:hAnsiTheme="minorHAnsi" w:cstheme="minorHAnsi"/>
          <w:sz w:val="22"/>
          <w:szCs w:val="22"/>
        </w:rPr>
        <w:t xml:space="preserve"> </w:t>
      </w:r>
      <w:r w:rsidR="001E72A2" w:rsidRPr="00A9426F">
        <w:rPr>
          <w:rFonts w:asciiTheme="minorHAnsi" w:hAnsiTheme="minorHAnsi" w:cstheme="minorHAnsi"/>
          <w:sz w:val="22"/>
          <w:szCs w:val="22"/>
        </w:rPr>
        <w:t xml:space="preserve">PC </w:t>
      </w:r>
      <w:r w:rsidR="00AE6F12" w:rsidRPr="00A9426F">
        <w:rPr>
          <w:rFonts w:asciiTheme="minorHAnsi" w:hAnsiTheme="minorHAnsi" w:cstheme="minorHAnsi"/>
          <w:sz w:val="22"/>
          <w:szCs w:val="22"/>
        </w:rPr>
        <w:t>(</w:t>
      </w:r>
      <w:r w:rsidR="00AE6F12" w:rsidRPr="00A9426F">
        <w:rPr>
          <w:rFonts w:asciiTheme="minorHAnsi" w:hAnsiTheme="minorHAnsi" w:cstheme="minorHAnsi"/>
          <w:sz w:val="22"/>
          <w:szCs w:val="22"/>
        </w:rPr>
        <w:fldChar w:fldCharType="begin"/>
      </w:r>
      <w:r w:rsidR="00AE6F12" w:rsidRPr="00A9426F">
        <w:rPr>
          <w:rFonts w:asciiTheme="minorHAnsi" w:hAnsiTheme="minorHAnsi" w:cstheme="minorHAnsi"/>
          <w:sz w:val="22"/>
          <w:szCs w:val="22"/>
        </w:rPr>
        <w:instrText xml:space="preserve"> REF _Ref215520980 \h </w:instrText>
      </w:r>
      <w:r w:rsidR="009E0511" w:rsidRPr="00A9426F">
        <w:rPr>
          <w:rFonts w:asciiTheme="minorHAnsi" w:hAnsiTheme="minorHAnsi" w:cstheme="minorHAnsi"/>
          <w:sz w:val="22"/>
          <w:szCs w:val="22"/>
        </w:rPr>
        <w:instrText xml:space="preserve"> \* MERGEFORMAT </w:instrText>
      </w:r>
      <w:r w:rsidR="00AE6F12" w:rsidRPr="00A9426F">
        <w:rPr>
          <w:rFonts w:asciiTheme="minorHAnsi" w:hAnsiTheme="minorHAnsi" w:cstheme="minorHAnsi"/>
          <w:sz w:val="22"/>
          <w:szCs w:val="22"/>
        </w:rPr>
      </w:r>
      <w:r w:rsidR="00AE6F12" w:rsidRPr="00A9426F">
        <w:rPr>
          <w:rFonts w:asciiTheme="minorHAnsi" w:hAnsiTheme="minorHAnsi" w:cstheme="minorHAnsi"/>
          <w:sz w:val="22"/>
          <w:szCs w:val="22"/>
        </w:rPr>
        <w:fldChar w:fldCharType="separate"/>
      </w:r>
      <w:r w:rsidR="00AE6F12" w:rsidRPr="00A9426F">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5</w:t>
      </w:r>
      <w:r w:rsidR="00AE6F12" w:rsidRPr="00A9426F">
        <w:rPr>
          <w:rFonts w:asciiTheme="minorHAnsi" w:hAnsiTheme="minorHAnsi" w:cstheme="minorHAnsi"/>
          <w:sz w:val="22"/>
          <w:szCs w:val="22"/>
        </w:rPr>
        <w:fldChar w:fldCharType="end"/>
      </w:r>
      <w:r w:rsidR="00AE6F12" w:rsidRPr="00A9426F">
        <w:rPr>
          <w:rFonts w:asciiTheme="minorHAnsi" w:hAnsiTheme="minorHAnsi" w:cstheme="minorHAnsi"/>
          <w:sz w:val="22"/>
          <w:szCs w:val="22"/>
        </w:rPr>
        <w:t>)</w:t>
      </w:r>
      <w:r w:rsidR="001E72A2" w:rsidRPr="00A9426F">
        <w:rPr>
          <w:rFonts w:asciiTheme="minorHAnsi" w:hAnsiTheme="minorHAnsi" w:cstheme="minorHAnsi"/>
          <w:sz w:val="22"/>
          <w:szCs w:val="22"/>
        </w:rPr>
        <w:t>. Each row of</w:t>
      </w:r>
      <w:r w:rsidR="00164C3E" w:rsidRPr="00A9426F">
        <w:rPr>
          <w:rFonts w:asciiTheme="minorHAnsi" w:hAnsiTheme="minorHAnsi" w:cstheme="minorHAnsi"/>
          <w:sz w:val="22"/>
          <w:szCs w:val="22"/>
        </w:rPr>
        <w:t xml:space="preserve"> </w:t>
      </w:r>
      <m:oMath>
        <m:r>
          <w:rPr>
            <w:rFonts w:ascii="Cambria Math" w:hAnsi="Cambria Math" w:cstheme="minorHAnsi"/>
            <w:sz w:val="22"/>
            <w:szCs w:val="22"/>
          </w:rPr>
          <m:t>Z</m:t>
        </m:r>
      </m:oMath>
      <w:r w:rsidR="001E72A2" w:rsidRPr="00A9426F">
        <w:rPr>
          <w:rFonts w:asciiTheme="minorHAnsi" w:hAnsiTheme="minorHAnsi" w:cstheme="minorHAnsi"/>
          <w:sz w:val="22"/>
          <w:szCs w:val="22"/>
        </w:rPr>
        <w:t xml:space="preserve"> gives the coordinates of one sliding window in the PCA space built from standardized features. </w:t>
      </w:r>
      <w:r w:rsidR="00DA2ED4" w:rsidRPr="00A9426F">
        <w:rPr>
          <w:rFonts w:asciiTheme="minorHAnsi" w:hAnsiTheme="minorHAnsi" w:cstheme="minorHAnsi"/>
          <w:sz w:val="22"/>
          <w:szCs w:val="22"/>
        </w:rPr>
        <w:t xml:space="preserve"> </w:t>
      </w:r>
      <w:r w:rsidR="001E72A2" w:rsidRPr="00A9426F">
        <w:rPr>
          <w:rFonts w:asciiTheme="minorHAnsi" w:hAnsiTheme="minorHAnsi" w:cstheme="minorHAnsi"/>
          <w:sz w:val="22"/>
          <w:szCs w:val="22"/>
        </w:rPr>
        <w:t xml:space="preserve"> Let</w:t>
      </w:r>
    </w:p>
    <w:p w14:paraId="2AC71F8B" w14:textId="2AD634CA" w:rsidR="001E72A2" w:rsidRPr="00A9426F" w:rsidRDefault="00533CCF" w:rsidP="00650561">
      <w:pPr>
        <w:spacing w:line="276" w:lineRule="auto"/>
        <w:jc w:val="both"/>
        <w:rPr>
          <w:rFonts w:asciiTheme="minorHAnsi" w:hAnsiTheme="minorHAnsi" w:cstheme="minorHAnsi"/>
          <w:sz w:val="22"/>
          <w:szCs w:val="22"/>
        </w:rPr>
      </w:pPr>
      <m:oMathPara>
        <m:oMath>
          <m:r>
            <w:rPr>
              <w:rFonts w:ascii="Cambria Math" w:hAnsi="Cambria Math" w:cstheme="minorHAnsi"/>
              <w:sz w:val="22"/>
              <w:szCs w:val="22"/>
            </w:rPr>
            <m:t>M=</m:t>
          </m:r>
          <m:func>
            <m:funcPr>
              <m:ctrlPr>
                <w:rPr>
                  <w:rFonts w:ascii="Cambria Math" w:hAnsi="Cambria Math" w:cstheme="minorHAnsi"/>
                  <w:sz w:val="22"/>
                  <w:szCs w:val="22"/>
                </w:rPr>
              </m:ctrlPr>
            </m:funcPr>
            <m:fName>
              <m:r>
                <m:rPr>
                  <m:sty m:val="p"/>
                </m:rPr>
                <w:rPr>
                  <w:rFonts w:ascii="Cambria Math" w:hAnsi="Cambria Math" w:cstheme="minorHAnsi"/>
                  <w:sz w:val="22"/>
                  <w:szCs w:val="22"/>
                </w:rPr>
                <m:t>min</m:t>
              </m:r>
              <m:ctrlPr>
                <w:rPr>
                  <w:rFonts w:ascii="Cambria Math" w:hAnsi="Cambria Math" w:cstheme="minorHAnsi"/>
                  <w:i/>
                  <w:sz w:val="22"/>
                  <w:szCs w:val="22"/>
                </w:rPr>
              </m:ctrlPr>
            </m:fName>
            <m:e>
              <m:d>
                <m:dPr>
                  <m:ctrlPr>
                    <w:rPr>
                      <w:rFonts w:ascii="Cambria Math" w:hAnsi="Cambria Math" w:cstheme="minorHAnsi"/>
                      <w:i/>
                      <w:sz w:val="22"/>
                      <w:szCs w:val="22"/>
                    </w:rPr>
                  </m:ctrlPr>
                </m:dPr>
                <m:e>
                  <m:r>
                    <w:rPr>
                      <w:rFonts w:ascii="Cambria Math" w:hAnsi="Cambria Math" w:cstheme="minorHAnsi"/>
                      <w:sz w:val="22"/>
                      <w:szCs w:val="22"/>
                    </w:rPr>
                    <m:t>n,p</m:t>
                  </m:r>
                </m:e>
              </m:d>
            </m:e>
          </m:func>
        </m:oMath>
      </m:oMathPara>
    </w:p>
    <w:p w14:paraId="6334FB66" w14:textId="107A65C2" w:rsidR="009E0511" w:rsidRPr="00A9426F" w:rsidRDefault="009E0511" w:rsidP="00650561">
      <w:pPr>
        <w:spacing w:line="276" w:lineRule="auto"/>
        <w:jc w:val="both"/>
        <w:rPr>
          <w:rFonts w:asciiTheme="minorHAnsi" w:hAnsiTheme="minorHAnsi" w:cstheme="minorHAnsi"/>
          <w:sz w:val="22"/>
          <w:szCs w:val="22"/>
        </w:rPr>
      </w:pPr>
      <w:r w:rsidRPr="00A9426F">
        <w:rPr>
          <w:rFonts w:asciiTheme="minorHAnsi" w:hAnsiTheme="minorHAnsi" w:cstheme="minorHAnsi"/>
          <w:noProof/>
          <w:sz w:val="22"/>
          <w:szCs w:val="22"/>
          <w14:ligatures w14:val="standardContextual"/>
        </w:rPr>
        <w:lastRenderedPageBreak/>
        <w:drawing>
          <wp:anchor distT="0" distB="0" distL="114300" distR="114300" simplePos="0" relativeHeight="251658254" behindDoc="0" locked="0" layoutInCell="1" allowOverlap="1" wp14:anchorId="1D63B822" wp14:editId="5AB573A5">
            <wp:simplePos x="0" y="0"/>
            <wp:positionH relativeFrom="column">
              <wp:posOffset>323850</wp:posOffset>
            </wp:positionH>
            <wp:positionV relativeFrom="paragraph">
              <wp:posOffset>1270</wp:posOffset>
            </wp:positionV>
            <wp:extent cx="5069205" cy="1360170"/>
            <wp:effectExtent l="0" t="0" r="0" b="0"/>
            <wp:wrapTopAndBottom/>
            <wp:docPr id="1942192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92544"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69205" cy="1360170"/>
                    </a:xfrm>
                    <a:prstGeom prst="rect">
                      <a:avLst/>
                    </a:prstGeom>
                  </pic:spPr>
                </pic:pic>
              </a:graphicData>
            </a:graphic>
            <wp14:sizeRelH relativeFrom="page">
              <wp14:pctWidth>0</wp14:pctWidth>
            </wp14:sizeRelH>
            <wp14:sizeRelV relativeFrom="page">
              <wp14:pctHeight>0</wp14:pctHeight>
            </wp14:sizeRelV>
          </wp:anchor>
        </w:drawing>
      </w:r>
    </w:p>
    <w:p w14:paraId="0F87F082" w14:textId="48A8BD0B" w:rsidR="009E0511" w:rsidRPr="000D2139" w:rsidRDefault="009E0511" w:rsidP="002B7EDC">
      <w:pPr>
        <w:pStyle w:val="Caption"/>
        <w:jc w:val="both"/>
        <w:rPr>
          <w:rFonts w:cstheme="minorHAnsi"/>
          <w:sz w:val="20"/>
          <w:szCs w:val="20"/>
        </w:rPr>
      </w:pPr>
      <w:bookmarkStart w:id="35" w:name="_Ref215520980"/>
      <w:r w:rsidRPr="000D2139">
        <w:rPr>
          <w:rFonts w:cstheme="minorHAnsi"/>
          <w:sz w:val="20"/>
          <w:szCs w:val="20"/>
        </w:rPr>
        <w:t xml:space="preserve">Figure </w:t>
      </w:r>
      <w:r w:rsidRPr="000D2139">
        <w:rPr>
          <w:rFonts w:cstheme="minorHAnsi"/>
          <w:sz w:val="20"/>
          <w:szCs w:val="20"/>
        </w:rPr>
        <w:fldChar w:fldCharType="begin"/>
      </w:r>
      <w:r w:rsidRPr="000D2139">
        <w:rPr>
          <w:rFonts w:cstheme="minorHAnsi"/>
          <w:sz w:val="20"/>
          <w:szCs w:val="20"/>
        </w:rPr>
        <w:instrText xml:space="preserve"> SEQ Figure \* ARABIC </w:instrText>
      </w:r>
      <w:r w:rsidRPr="000D2139">
        <w:rPr>
          <w:rFonts w:cstheme="minorHAnsi"/>
          <w:sz w:val="20"/>
          <w:szCs w:val="20"/>
        </w:rPr>
        <w:fldChar w:fldCharType="separate"/>
      </w:r>
      <w:r w:rsidR="00FE16EE">
        <w:rPr>
          <w:rFonts w:cstheme="minorHAnsi"/>
          <w:noProof/>
          <w:sz w:val="20"/>
          <w:szCs w:val="20"/>
        </w:rPr>
        <w:t>5</w:t>
      </w:r>
      <w:r w:rsidRPr="000D2139">
        <w:rPr>
          <w:rFonts w:cstheme="minorHAnsi"/>
          <w:sz w:val="20"/>
          <w:szCs w:val="20"/>
        </w:rPr>
        <w:fldChar w:fldCharType="end"/>
      </w:r>
      <w:bookmarkEnd w:id="35"/>
      <w:r w:rsidRPr="000D2139">
        <w:rPr>
          <w:rFonts w:cstheme="minorHAnsi"/>
          <w:sz w:val="20"/>
          <w:szCs w:val="20"/>
        </w:rPr>
        <w:t xml:space="preserve">. </w:t>
      </w:r>
      <w:r w:rsidR="00D82CB6">
        <w:rPr>
          <w:rFonts w:cstheme="minorHAnsi"/>
          <w:sz w:val="20"/>
          <w:szCs w:val="20"/>
        </w:rPr>
        <w:t>L</w:t>
      </w:r>
      <w:r w:rsidRPr="000D2139">
        <w:rPr>
          <w:rFonts w:cstheme="minorHAnsi"/>
          <w:sz w:val="20"/>
          <w:szCs w:val="20"/>
        </w:rPr>
        <w:t>oading maps. Each loading map illustrates a spatial pattern</w:t>
      </w:r>
      <w:r w:rsidR="00F65B75" w:rsidRPr="000D2139">
        <w:rPr>
          <w:rFonts w:cstheme="minorHAnsi"/>
          <w:sz w:val="20"/>
          <w:szCs w:val="20"/>
        </w:rPr>
        <w:t xml:space="preserve"> or filter</w:t>
      </w:r>
      <w:r w:rsidRPr="000D2139">
        <w:rPr>
          <w:rFonts w:cstheme="minorHAnsi"/>
          <w:sz w:val="20"/>
          <w:szCs w:val="20"/>
        </w:rPr>
        <w:t xml:space="preserve"> extracted by sPCA</w:t>
      </w:r>
      <w:r w:rsidR="007D6A51">
        <w:rPr>
          <w:rFonts w:cstheme="minorHAnsi"/>
          <w:sz w:val="20"/>
          <w:szCs w:val="20"/>
        </w:rPr>
        <w:t>.</w:t>
      </w:r>
      <w:r w:rsidRPr="000D2139">
        <w:rPr>
          <w:rFonts w:cstheme="minorHAnsi"/>
          <w:sz w:val="20"/>
          <w:szCs w:val="20"/>
        </w:rPr>
        <w:t xml:space="preserve"> </w:t>
      </w:r>
      <w:r w:rsidR="007D6A51">
        <w:rPr>
          <w:rFonts w:cstheme="minorHAnsi"/>
          <w:sz w:val="20"/>
          <w:szCs w:val="20"/>
        </w:rPr>
        <w:t>T</w:t>
      </w:r>
      <w:r w:rsidRPr="000D2139">
        <w:rPr>
          <w:rFonts w:cstheme="minorHAnsi"/>
          <w:sz w:val="20"/>
          <w:szCs w:val="20"/>
        </w:rPr>
        <w:t xml:space="preserve">he deposit’s score </w:t>
      </w:r>
      <m:oMath>
        <m:sSub>
          <m:sSubPr>
            <m:ctrlPr>
              <w:rPr>
                <w:rFonts w:ascii="Cambria Math" w:hAnsi="Cambria Math" w:cstheme="minorHAnsi"/>
                <w:sz w:val="20"/>
                <w:szCs w:val="20"/>
              </w:rPr>
            </m:ctrlPr>
          </m:sSubPr>
          <m:e>
            <m:r>
              <w:rPr>
                <w:rFonts w:ascii="Cambria Math" w:hAnsi="Cambria Math" w:cstheme="minorHAnsi"/>
                <w:sz w:val="20"/>
                <w:szCs w:val="20"/>
              </w:rPr>
              <m:t>z</m:t>
            </m:r>
          </m:e>
          <m:sub>
            <m:r>
              <w:rPr>
                <w:rFonts w:ascii="Cambria Math" w:hAnsi="Cambria Math" w:cstheme="minorHAnsi"/>
                <w:sz w:val="20"/>
                <w:szCs w:val="20"/>
              </w:rPr>
              <m:t>d,m</m:t>
            </m:r>
          </m:sub>
        </m:sSub>
      </m:oMath>
      <w:r w:rsidR="00DD52F9" w:rsidRPr="000D2139">
        <w:rPr>
          <w:rFonts w:eastAsiaTheme="minorEastAsia" w:cstheme="minorHAnsi"/>
          <w:sz w:val="20"/>
          <w:szCs w:val="20"/>
        </w:rPr>
        <w:t xml:space="preserve"> </w:t>
      </w:r>
      <w:r w:rsidRPr="000D2139">
        <w:rPr>
          <w:rFonts w:cstheme="minorHAnsi"/>
          <w:sz w:val="20"/>
          <w:szCs w:val="20"/>
        </w:rPr>
        <w:t xml:space="preserve">indicates how strongly the deposit expresses that pattern. The weights </w:t>
      </w:r>
      <m:oMath>
        <m:sSub>
          <m:sSubPr>
            <m:ctrlPr>
              <w:rPr>
                <w:rFonts w:ascii="Cambria Math" w:hAnsi="Cambria Math" w:cstheme="minorHAnsi"/>
                <w:sz w:val="20"/>
                <w:szCs w:val="20"/>
              </w:rPr>
            </m:ctrlPr>
          </m:sSubPr>
          <m:e>
            <m:r>
              <w:rPr>
                <w:rFonts w:ascii="Cambria Math" w:hAnsi="Cambria Math" w:cstheme="minorHAnsi"/>
                <w:sz w:val="20"/>
                <w:szCs w:val="20"/>
              </w:rPr>
              <m:t>w</m:t>
            </m:r>
          </m:e>
          <m:sub>
            <m:r>
              <w:rPr>
                <w:rFonts w:ascii="Cambria Math" w:hAnsi="Cambria Math" w:cstheme="minorHAnsi"/>
                <w:sz w:val="20"/>
                <w:szCs w:val="20"/>
              </w:rPr>
              <m:t>m</m:t>
            </m:r>
          </m:sub>
        </m:sSub>
      </m:oMath>
      <w:r w:rsidR="00DD52F9" w:rsidRPr="000D2139">
        <w:rPr>
          <w:rFonts w:eastAsiaTheme="minorEastAsia" w:cstheme="minorHAnsi"/>
          <w:sz w:val="20"/>
          <w:szCs w:val="20"/>
        </w:rPr>
        <w:t xml:space="preserve"> </w:t>
      </w:r>
      <w:r w:rsidRPr="000D2139">
        <w:rPr>
          <w:rFonts w:cstheme="minorHAnsi"/>
          <w:sz w:val="20"/>
          <w:szCs w:val="20"/>
        </w:rPr>
        <w:t>quantify each component’s relative importance in the similarity metric.</w:t>
      </w:r>
    </w:p>
    <w:p w14:paraId="4E615909" w14:textId="2A58D64C" w:rsidR="001E72A2" w:rsidRPr="00A9426F" w:rsidRDefault="000D14F2" w:rsidP="00650561">
      <w:pPr>
        <w:pStyle w:val="NormalWeb"/>
        <w:spacing w:line="276" w:lineRule="auto"/>
        <w:jc w:val="both"/>
        <w:rPr>
          <w:rFonts w:asciiTheme="minorHAnsi" w:hAnsiTheme="minorHAnsi" w:cstheme="minorHAnsi"/>
          <w:sz w:val="22"/>
          <w:szCs w:val="22"/>
        </w:rPr>
      </w:pPr>
      <w:r>
        <w:rPr>
          <w:rFonts w:asciiTheme="minorHAnsi" w:hAnsiTheme="minorHAnsi" w:cstheme="minorHAnsi"/>
          <w:sz w:val="22"/>
          <w:szCs w:val="22"/>
        </w:rPr>
        <w:t>d</w:t>
      </w:r>
      <w:r w:rsidR="001E72A2" w:rsidRPr="00A9426F">
        <w:rPr>
          <w:rFonts w:asciiTheme="minorHAnsi" w:hAnsiTheme="minorHAnsi" w:cstheme="minorHAnsi"/>
          <w:sz w:val="22"/>
          <w:szCs w:val="22"/>
        </w:rPr>
        <w:t xml:space="preserve">enote the total number of PCs produced by the decomposition, and </w:t>
      </w:r>
      <m:oMath>
        <m:sSub>
          <m:sSubPr>
            <m:ctrlPr>
              <w:rPr>
                <w:rFonts w:ascii="Cambria Math" w:hAnsi="Cambria Math" w:cstheme="minorHAnsi"/>
                <w:sz w:val="22"/>
                <w:szCs w:val="22"/>
              </w:rPr>
            </m:ctrlPr>
          </m:sSubPr>
          <m:e>
            <m:r>
              <w:rPr>
                <w:rFonts w:ascii="Cambria Math" w:hAnsi="Cambria Math" w:cstheme="minorHAnsi"/>
                <w:sz w:val="22"/>
                <w:szCs w:val="22"/>
              </w:rPr>
              <m:t>λ</m:t>
            </m:r>
          </m:e>
          <m:sub>
            <m:r>
              <w:rPr>
                <w:rFonts w:ascii="Cambria Math" w:hAnsi="Cambria Math" w:cstheme="minorHAnsi"/>
                <w:sz w:val="22"/>
                <w:szCs w:val="22"/>
              </w:rPr>
              <m:t>1</m:t>
            </m:r>
          </m:sub>
        </m:sSub>
        <m:r>
          <w:rPr>
            <w:rFonts w:ascii="Cambria Math" w:hAnsi="Cambria Math" w:cstheme="minorHAnsi"/>
            <w:sz w:val="22"/>
            <w:szCs w:val="22"/>
          </w:rPr>
          <m:t>,…,</m:t>
        </m:r>
        <m:sSub>
          <m:sSubPr>
            <m:ctrlPr>
              <w:rPr>
                <w:rFonts w:ascii="Cambria Math" w:hAnsi="Cambria Math" w:cstheme="minorHAnsi"/>
                <w:sz w:val="22"/>
                <w:szCs w:val="22"/>
              </w:rPr>
            </m:ctrlPr>
          </m:sSubPr>
          <m:e>
            <m:r>
              <w:rPr>
                <w:rFonts w:ascii="Cambria Math" w:hAnsi="Cambria Math" w:cstheme="minorHAnsi"/>
                <w:sz w:val="22"/>
                <w:szCs w:val="22"/>
              </w:rPr>
              <m:t>λ</m:t>
            </m:r>
          </m:e>
          <m:sub>
            <m:r>
              <w:rPr>
                <w:rFonts w:ascii="Cambria Math" w:hAnsi="Cambria Math" w:cstheme="minorHAnsi"/>
                <w:sz w:val="22"/>
                <w:szCs w:val="22"/>
              </w:rPr>
              <m:t>M</m:t>
            </m:r>
          </m:sub>
        </m:sSub>
      </m:oMath>
      <w:r w:rsidR="001E72A2" w:rsidRPr="00A9426F">
        <w:rPr>
          <w:rFonts w:asciiTheme="minorHAnsi" w:hAnsiTheme="minorHAnsi" w:cstheme="minorHAnsi"/>
          <w:sz w:val="22"/>
          <w:szCs w:val="22"/>
        </w:rPr>
        <w:t xml:space="preserve"> the associated eigenvalues. The PCA score vector of the deposit window is the corresponding row of </w:t>
      </w:r>
      <m:oMath>
        <m:r>
          <w:rPr>
            <w:rFonts w:ascii="Cambria Math" w:hAnsi="Cambria Math" w:cstheme="minorHAnsi"/>
            <w:sz w:val="22"/>
            <w:szCs w:val="22"/>
          </w:rPr>
          <m:t>Z</m:t>
        </m:r>
      </m:oMath>
      <w:r w:rsidR="001E72A2" w:rsidRPr="00A9426F">
        <w:rPr>
          <w:rFonts w:asciiTheme="minorHAnsi" w:hAnsiTheme="minorHAnsi" w:cstheme="minorHAnsi"/>
          <w:sz w:val="22"/>
          <w:szCs w:val="22"/>
        </w:rPr>
        <w:t>,</w:t>
      </w:r>
    </w:p>
    <w:p w14:paraId="5BFC3FB4" w14:textId="0C692EAF" w:rsidR="00BF2B41" w:rsidRPr="00A9426F" w:rsidRDefault="00000000" w:rsidP="00650561">
      <w:pPr>
        <w:pStyle w:val="NormalWeb"/>
        <w:spacing w:line="276" w:lineRule="auto"/>
        <w:jc w:val="both"/>
        <w:rPr>
          <w:rFonts w:asciiTheme="minorHAnsi" w:hAnsiTheme="minorHAnsi" w:cstheme="minorHAnsi"/>
          <w:sz w:val="22"/>
          <w:szCs w:val="22"/>
        </w:rPr>
      </w:pPr>
      <m:oMathPara>
        <m:oMath>
          <m:sSub>
            <m:sSubPr>
              <m:ctrlPr>
                <w:rPr>
                  <w:rFonts w:ascii="Cambria Math" w:hAnsi="Cambria Math" w:cstheme="minorHAnsi"/>
                  <w:sz w:val="22"/>
                  <w:szCs w:val="22"/>
                </w:rPr>
              </m:ctrlPr>
            </m:sSubPr>
            <m:e>
              <m:r>
                <w:rPr>
                  <w:rFonts w:ascii="Cambria Math" w:hAnsi="Cambria Math" w:cstheme="minorHAnsi"/>
                  <w:sz w:val="22"/>
                  <w:szCs w:val="22"/>
                </w:rPr>
                <m:t>z</m:t>
              </m:r>
            </m:e>
            <m:sub>
              <m:r>
                <w:rPr>
                  <w:rFonts w:ascii="Cambria Math" w:hAnsi="Cambria Math" w:cstheme="minorHAnsi"/>
                  <w:sz w:val="22"/>
                  <w:szCs w:val="22"/>
                </w:rPr>
                <m:t>d</m:t>
              </m:r>
            </m:sub>
          </m:sSub>
          <m:r>
            <w:rPr>
              <w:rFonts w:ascii="Cambria Math" w:hAnsi="Cambria Math" w:cstheme="minorHAnsi"/>
              <w:sz w:val="22"/>
              <w:szCs w:val="22"/>
            </w:rPr>
            <m:t>=</m:t>
          </m:r>
          <m:sSub>
            <m:sSubPr>
              <m:ctrlPr>
                <w:rPr>
                  <w:rFonts w:ascii="Cambria Math" w:hAnsi="Cambria Math" w:cstheme="minorHAnsi"/>
                  <w:sz w:val="22"/>
                  <w:szCs w:val="22"/>
                </w:rPr>
              </m:ctrlPr>
            </m:sSubPr>
            <m:e>
              <m:r>
                <w:rPr>
                  <w:rFonts w:ascii="Cambria Math" w:hAnsi="Cambria Math" w:cstheme="minorHAnsi"/>
                  <w:sz w:val="22"/>
                  <w:szCs w:val="22"/>
                </w:rPr>
                <m:t>Z</m:t>
              </m:r>
            </m:e>
            <m:sub>
              <m:r>
                <w:rPr>
                  <w:rFonts w:ascii="Cambria Math" w:hAnsi="Cambria Math" w:cstheme="minorHAnsi"/>
                  <w:sz w:val="22"/>
                  <w:szCs w:val="22"/>
                </w:rPr>
                <m:t>d,⋅</m:t>
              </m:r>
            </m:sub>
          </m:sSub>
          <m:r>
            <w:rPr>
              <w:rFonts w:ascii="Cambria Math" w:hAnsi="Cambria Math" w:cstheme="minorHAnsi"/>
              <w:sz w:val="22"/>
              <w:szCs w:val="22"/>
            </w:rPr>
            <m:t>∈</m:t>
          </m:r>
          <m:sSup>
            <m:sSupPr>
              <m:ctrlPr>
                <w:rPr>
                  <w:rFonts w:ascii="Cambria Math" w:hAnsi="Cambria Math" w:cstheme="minorHAnsi"/>
                  <w:sz w:val="22"/>
                  <w:szCs w:val="22"/>
                </w:rPr>
              </m:ctrlPr>
            </m:sSupPr>
            <m:e>
              <m:r>
                <m:rPr>
                  <m:scr m:val="double-struck"/>
                  <m:sty m:val="p"/>
                </m:rPr>
                <w:rPr>
                  <w:rFonts w:ascii="Cambria Math" w:hAnsi="Cambria Math" w:cstheme="minorHAnsi"/>
                  <w:sz w:val="22"/>
                  <w:szCs w:val="22"/>
                </w:rPr>
                <m:t>R</m:t>
              </m:r>
            </m:e>
            <m:sup>
              <m:r>
                <w:rPr>
                  <w:rFonts w:ascii="Cambria Math" w:hAnsi="Cambria Math" w:cstheme="minorHAnsi"/>
                  <w:sz w:val="22"/>
                  <w:szCs w:val="22"/>
                </w:rPr>
                <m:t>M</m:t>
              </m:r>
            </m:sup>
          </m:sSup>
          <m:r>
            <m:rPr>
              <m:sty m:val="p"/>
            </m:rPr>
            <w:rPr>
              <w:rFonts w:ascii="Cambria Math" w:hAnsi="Cambria Math" w:cstheme="minorHAnsi"/>
              <w:sz w:val="22"/>
              <w:szCs w:val="22"/>
            </w:rPr>
            <m:t>.</m:t>
          </m:r>
          <m:r>
            <m:rPr>
              <m:sty m:val="p"/>
            </m:rPr>
            <w:rPr>
              <w:rFonts w:ascii="Cambria Math" w:hAnsi="Cambria Math" w:cstheme="minorHAnsi"/>
              <w:sz w:val="22"/>
              <w:szCs w:val="22"/>
            </w:rPr>
            <w:br/>
          </m:r>
        </m:oMath>
      </m:oMathPara>
      <w:r w:rsidR="00BF2B41" w:rsidRPr="00A9426F">
        <w:rPr>
          <w:rFonts w:asciiTheme="minorHAnsi" w:hAnsiTheme="minorHAnsi" w:cstheme="minorHAnsi"/>
          <w:sz w:val="22"/>
          <w:szCs w:val="22"/>
        </w:rPr>
        <w:t>In the similarity analysis, we do not necessarily use all </w:t>
      </w:r>
      <m:oMath>
        <m:r>
          <w:rPr>
            <w:rFonts w:ascii="Cambria Math" w:hAnsi="Cambria Math" w:cstheme="minorHAnsi"/>
            <w:sz w:val="22"/>
            <w:szCs w:val="22"/>
          </w:rPr>
          <m:t>M</m:t>
        </m:r>
      </m:oMath>
      <w:r w:rsidR="00BF2B41" w:rsidRPr="00A9426F">
        <w:rPr>
          <w:rFonts w:asciiTheme="minorHAnsi" w:hAnsiTheme="minorHAnsi" w:cstheme="minorHAnsi"/>
          <w:sz w:val="22"/>
          <w:szCs w:val="22"/>
        </w:rPr>
        <w:t> PCA components. Instead, we retain only </w:t>
      </w:r>
      <m:oMath>
        <m:r>
          <w:rPr>
            <w:rFonts w:ascii="Cambria Math" w:hAnsi="Cambria Math" w:cstheme="minorHAnsi"/>
            <w:sz w:val="22"/>
            <w:szCs w:val="22"/>
          </w:rPr>
          <m:t>K</m:t>
        </m:r>
      </m:oMath>
      <w:r w:rsidR="00BF2B41" w:rsidRPr="00A9426F">
        <w:rPr>
          <w:rFonts w:asciiTheme="minorHAnsi" w:hAnsiTheme="minorHAnsi" w:cstheme="minorHAnsi"/>
          <w:sz w:val="22"/>
          <w:szCs w:val="22"/>
        </w:rPr>
        <w:t> components in the distance calculation. In principle, </w:t>
      </w:r>
      <m:oMath>
        <m:r>
          <w:rPr>
            <w:rFonts w:ascii="Cambria Math" w:hAnsi="Cambria Math" w:cstheme="minorHAnsi"/>
            <w:sz w:val="22"/>
            <w:szCs w:val="22"/>
          </w:rPr>
          <m:t>K</m:t>
        </m:r>
      </m:oMath>
      <w:r w:rsidR="00BF2B41" w:rsidRPr="00A9426F">
        <w:rPr>
          <w:rFonts w:asciiTheme="minorHAnsi" w:hAnsiTheme="minorHAnsi" w:cstheme="minorHAnsi"/>
          <w:sz w:val="22"/>
          <w:szCs w:val="22"/>
        </w:rPr>
        <w:t xml:space="preserve"> should be chosen as the smallest number of principal components that still provides an adequate representation of the deposit </w:t>
      </w:r>
      <w:r w:rsidR="0032154A">
        <w:rPr>
          <w:rFonts w:asciiTheme="minorHAnsi" w:hAnsiTheme="minorHAnsi" w:cstheme="minorHAnsi"/>
          <w:sz w:val="22"/>
          <w:szCs w:val="22"/>
        </w:rPr>
        <w:t>geometry.</w:t>
      </w:r>
      <w:r w:rsidR="00BF2B41" w:rsidRPr="00A9426F">
        <w:rPr>
          <w:rFonts w:asciiTheme="minorHAnsi" w:hAnsiTheme="minorHAnsi" w:cstheme="minorHAnsi"/>
          <w:sz w:val="22"/>
          <w:szCs w:val="22"/>
        </w:rPr>
        <w:t xml:space="preserve"> Choosing </w:t>
      </w:r>
      <m:oMath>
        <m:r>
          <w:rPr>
            <w:rFonts w:ascii="Cambria Math" w:hAnsi="Cambria Math" w:cstheme="minorHAnsi"/>
            <w:sz w:val="22"/>
            <w:szCs w:val="22"/>
          </w:rPr>
          <m:t>K</m:t>
        </m:r>
      </m:oMath>
      <w:r w:rsidR="00BF2B41" w:rsidRPr="00A9426F">
        <w:rPr>
          <w:rFonts w:asciiTheme="minorHAnsi" w:hAnsiTheme="minorHAnsi" w:cstheme="minorHAnsi"/>
          <w:sz w:val="22"/>
          <w:szCs w:val="22"/>
        </w:rPr>
        <w:t> too small risks excluding important spatial detail</w:t>
      </w:r>
      <w:r w:rsidR="00E237E1">
        <w:rPr>
          <w:rFonts w:asciiTheme="minorHAnsi" w:hAnsiTheme="minorHAnsi" w:cstheme="minorHAnsi"/>
          <w:sz w:val="22"/>
          <w:szCs w:val="22"/>
        </w:rPr>
        <w:t>.</w:t>
      </w:r>
      <w:r w:rsidR="00BF2B41" w:rsidRPr="00A9426F">
        <w:rPr>
          <w:rFonts w:asciiTheme="minorHAnsi" w:hAnsiTheme="minorHAnsi" w:cstheme="minorHAnsi"/>
          <w:sz w:val="22"/>
          <w:szCs w:val="22"/>
        </w:rPr>
        <w:t xml:space="preserve"> </w:t>
      </w:r>
      <w:r w:rsidR="00E237E1">
        <w:rPr>
          <w:rFonts w:asciiTheme="minorHAnsi" w:hAnsiTheme="minorHAnsi" w:cstheme="minorHAnsi"/>
          <w:sz w:val="22"/>
          <w:szCs w:val="22"/>
        </w:rPr>
        <w:t>C</w:t>
      </w:r>
      <w:r w:rsidR="00BF2B41" w:rsidRPr="00A9426F">
        <w:rPr>
          <w:rFonts w:asciiTheme="minorHAnsi" w:hAnsiTheme="minorHAnsi" w:cstheme="minorHAnsi"/>
          <w:sz w:val="22"/>
          <w:szCs w:val="22"/>
        </w:rPr>
        <w:t>hoosing </w:t>
      </w:r>
      <m:oMath>
        <m:r>
          <w:rPr>
            <w:rFonts w:ascii="Cambria Math" w:hAnsi="Cambria Math" w:cstheme="minorHAnsi"/>
            <w:sz w:val="22"/>
            <w:szCs w:val="22"/>
          </w:rPr>
          <m:t>K</m:t>
        </m:r>
      </m:oMath>
      <w:r w:rsidR="00BF2B41" w:rsidRPr="00A9426F">
        <w:rPr>
          <w:rFonts w:asciiTheme="minorHAnsi" w:hAnsiTheme="minorHAnsi" w:cstheme="minorHAnsi"/>
          <w:sz w:val="22"/>
          <w:szCs w:val="22"/>
        </w:rPr>
        <w:t> too large may introduce weakly expressed or noise-dominated components into the similarity calculation. The appropriate choice</w:t>
      </w:r>
      <w:r w:rsidR="00BE084D" w:rsidRPr="00A9426F">
        <w:rPr>
          <w:rFonts w:asciiTheme="minorHAnsi" w:hAnsiTheme="minorHAnsi" w:cstheme="minorHAnsi"/>
          <w:sz w:val="22"/>
          <w:szCs w:val="22"/>
        </w:rPr>
        <w:t xml:space="preserve"> </w:t>
      </w:r>
      <w:r w:rsidR="00BF2B41" w:rsidRPr="00A9426F">
        <w:rPr>
          <w:rFonts w:asciiTheme="minorHAnsi" w:hAnsiTheme="minorHAnsi" w:cstheme="minorHAnsi"/>
          <w:sz w:val="22"/>
          <w:szCs w:val="22"/>
        </w:rPr>
        <w:t>of </w:t>
      </w:r>
      <m:oMath>
        <m:r>
          <w:rPr>
            <w:rFonts w:ascii="Cambria Math" w:hAnsi="Cambria Math" w:cstheme="minorHAnsi"/>
            <w:sz w:val="22"/>
            <w:szCs w:val="22"/>
          </w:rPr>
          <m:t>K</m:t>
        </m:r>
      </m:oMath>
      <w:r w:rsidR="00BF2B41" w:rsidRPr="00A9426F">
        <w:rPr>
          <w:rFonts w:asciiTheme="minorHAnsi" w:hAnsiTheme="minorHAnsi" w:cstheme="minorHAnsi"/>
          <w:sz w:val="22"/>
          <w:szCs w:val="22"/>
        </w:rPr>
        <w:t> is therefore partly a matter of expert judgment</w:t>
      </w:r>
      <w:r w:rsidR="002C00AB">
        <w:rPr>
          <w:rFonts w:asciiTheme="minorHAnsi" w:hAnsiTheme="minorHAnsi" w:cstheme="minorHAnsi"/>
          <w:sz w:val="22"/>
          <w:szCs w:val="22"/>
        </w:rPr>
        <w:t>. It is</w:t>
      </w:r>
      <w:r w:rsidR="00BF2B41" w:rsidRPr="00A9426F">
        <w:rPr>
          <w:rFonts w:asciiTheme="minorHAnsi" w:hAnsiTheme="minorHAnsi" w:cstheme="minorHAnsi"/>
          <w:sz w:val="22"/>
          <w:szCs w:val="22"/>
        </w:rPr>
        <w:t xml:space="preserve"> informed by the deposit </w:t>
      </w:r>
      <w:r w:rsidR="00012062">
        <w:rPr>
          <w:rFonts w:asciiTheme="minorHAnsi" w:hAnsiTheme="minorHAnsi" w:cstheme="minorHAnsi"/>
          <w:sz w:val="22"/>
          <w:szCs w:val="22"/>
        </w:rPr>
        <w:t xml:space="preserve">geometry </w:t>
      </w:r>
      <w:r w:rsidR="00BF2B41" w:rsidRPr="00A9426F">
        <w:rPr>
          <w:rFonts w:asciiTheme="minorHAnsi" w:hAnsiTheme="minorHAnsi" w:cstheme="minorHAnsi"/>
          <w:sz w:val="22"/>
          <w:szCs w:val="22"/>
        </w:rPr>
        <w:t>and the intended level of detail in the comparison.</w:t>
      </w:r>
      <w:r w:rsidR="00BE084D" w:rsidRPr="00A9426F">
        <w:rPr>
          <w:rFonts w:asciiTheme="minorHAnsi" w:hAnsiTheme="minorHAnsi" w:cstheme="minorHAnsi"/>
          <w:sz w:val="22"/>
          <w:szCs w:val="22"/>
        </w:rPr>
        <w:t xml:space="preserve"> Then</w:t>
      </w:r>
    </w:p>
    <w:p w14:paraId="36B739F1" w14:textId="5E60F3A1" w:rsidR="00BF2B41" w:rsidRPr="00A9426F" w:rsidRDefault="00000000" w:rsidP="00650561">
      <w:pPr>
        <w:pStyle w:val="NormalWeb"/>
        <w:spacing w:line="276" w:lineRule="auto"/>
        <w:jc w:val="both"/>
        <w:rPr>
          <w:rFonts w:asciiTheme="minorHAnsi" w:hAnsiTheme="minorHAnsi" w:cstheme="minorHAnsi"/>
          <w:sz w:val="22"/>
          <w:szCs w:val="22"/>
        </w:rPr>
      </w:pPr>
      <m:oMathPara>
        <m:oMath>
          <m:sSubSup>
            <m:sSubSupPr>
              <m:ctrlPr>
                <w:rPr>
                  <w:rStyle w:val="mord"/>
                  <w:rFonts w:ascii="Cambria Math" w:hAnsi="Cambria Math" w:cstheme="minorHAnsi"/>
                  <w:i/>
                  <w:iCs/>
                  <w:color w:val="000000"/>
                  <w:sz w:val="22"/>
                  <w:szCs w:val="22"/>
                </w:rPr>
              </m:ctrlPr>
            </m:sSubSupPr>
            <m:e>
              <m:r>
                <w:rPr>
                  <w:rStyle w:val="mord"/>
                  <w:rFonts w:ascii="Cambria Math" w:hAnsi="Cambria Math" w:cstheme="minorHAnsi"/>
                  <w:color w:val="000000"/>
                  <w:sz w:val="22"/>
                  <w:szCs w:val="22"/>
                </w:rPr>
                <m:t>z</m:t>
              </m:r>
            </m:e>
            <m:sub>
              <m:r>
                <w:rPr>
                  <w:rStyle w:val="mord"/>
                  <w:rFonts w:ascii="Cambria Math" w:hAnsi="Cambria Math" w:cstheme="minorHAnsi"/>
                  <w:color w:val="000000"/>
                  <w:sz w:val="22"/>
                  <w:szCs w:val="22"/>
                </w:rPr>
                <m:t>d</m:t>
              </m:r>
            </m:sub>
            <m:sup>
              <m:r>
                <w:rPr>
                  <w:rStyle w:val="mord"/>
                  <w:rFonts w:ascii="Cambria Math" w:hAnsi="Cambria Math" w:cstheme="minorHAnsi"/>
                  <w:color w:val="000000"/>
                  <w:sz w:val="22"/>
                  <w:szCs w:val="22"/>
                </w:rPr>
                <m:t>K</m:t>
              </m:r>
            </m:sup>
          </m:sSubSup>
          <m:r>
            <w:rPr>
              <w:rStyle w:val="vlist-s"/>
              <w:rFonts w:ascii="Cambria Math" w:hAnsi="Cambria Math" w:cstheme="minorHAnsi"/>
              <w:color w:val="000000"/>
              <w:sz w:val="22"/>
              <w:szCs w:val="22"/>
            </w:rPr>
            <m:t>​</m:t>
          </m:r>
          <m:r>
            <w:rPr>
              <w:rStyle w:val="mrel"/>
              <w:rFonts w:ascii="Cambria Math" w:eastAsiaTheme="majorEastAsia" w:hAnsi="Cambria Math" w:cstheme="minorHAnsi"/>
              <w:color w:val="000000"/>
              <w:sz w:val="22"/>
              <w:szCs w:val="22"/>
            </w:rPr>
            <m:t>=</m:t>
          </m:r>
          <m:d>
            <m:dPr>
              <m:ctrlPr>
                <w:rPr>
                  <w:rStyle w:val="mopen"/>
                  <w:rFonts w:ascii="Cambria Math" w:hAnsi="Cambria Math" w:cstheme="minorHAnsi"/>
                  <w:i/>
                  <w:color w:val="000000"/>
                  <w:sz w:val="22"/>
                  <w:szCs w:val="22"/>
                </w:rPr>
              </m:ctrlPr>
            </m:dPr>
            <m:e>
              <m:sSub>
                <m:sSubPr>
                  <m:ctrlPr>
                    <w:rPr>
                      <w:rStyle w:val="mord"/>
                      <w:rFonts w:ascii="Cambria Math" w:hAnsi="Cambria Math" w:cstheme="minorHAnsi"/>
                      <w:i/>
                      <w:iCs/>
                      <w:color w:val="000000"/>
                      <w:sz w:val="22"/>
                      <w:szCs w:val="22"/>
                    </w:rPr>
                  </m:ctrlPr>
                </m:sSubPr>
                <m:e>
                  <m:r>
                    <w:rPr>
                      <w:rStyle w:val="mord"/>
                      <w:rFonts w:ascii="Cambria Math" w:hAnsi="Cambria Math" w:cstheme="minorHAnsi"/>
                      <w:color w:val="000000"/>
                      <w:sz w:val="22"/>
                      <w:szCs w:val="22"/>
                    </w:rPr>
                    <m:t>z</m:t>
                  </m:r>
                </m:e>
                <m:sub>
                  <m:r>
                    <w:rPr>
                      <w:rStyle w:val="mord"/>
                      <w:rFonts w:ascii="Cambria Math" w:hAnsi="Cambria Math" w:cstheme="minorHAnsi"/>
                      <w:color w:val="000000"/>
                      <w:sz w:val="22"/>
                      <w:szCs w:val="22"/>
                    </w:rPr>
                    <m:t>d1</m:t>
                  </m:r>
                </m:sub>
              </m:sSub>
              <m:r>
                <w:rPr>
                  <w:rStyle w:val="vlist-s"/>
                  <w:rFonts w:ascii="Cambria Math" w:hAnsi="Cambria Math" w:cstheme="minorHAnsi"/>
                  <w:color w:val="000000"/>
                  <w:sz w:val="22"/>
                  <w:szCs w:val="22"/>
                </w:rPr>
                <m:t>​</m:t>
              </m:r>
              <m:r>
                <w:rPr>
                  <w:rStyle w:val="mpunct"/>
                  <w:rFonts w:ascii="Cambria Math" w:hAnsi="Cambria Math" w:cstheme="minorHAnsi"/>
                  <w:color w:val="000000"/>
                  <w:sz w:val="22"/>
                  <w:szCs w:val="22"/>
                </w:rPr>
                <m:t>,</m:t>
              </m:r>
              <m:r>
                <w:rPr>
                  <w:rStyle w:val="minner"/>
                  <w:rFonts w:ascii="Cambria Math" w:eastAsiaTheme="majorEastAsia" w:hAnsi="Cambria Math" w:cstheme="minorHAnsi"/>
                  <w:color w:val="000000"/>
                  <w:sz w:val="22"/>
                  <w:szCs w:val="22"/>
                </w:rPr>
                <m:t>…</m:t>
              </m:r>
              <m:r>
                <w:rPr>
                  <w:rStyle w:val="mpunct"/>
                  <w:rFonts w:ascii="Cambria Math" w:hAnsi="Cambria Math" w:cstheme="minorHAnsi"/>
                  <w:color w:val="000000"/>
                  <w:sz w:val="22"/>
                  <w:szCs w:val="22"/>
                </w:rPr>
                <m:t>,</m:t>
              </m:r>
              <m:r>
                <w:rPr>
                  <w:rStyle w:val="mord"/>
                  <w:rFonts w:ascii="Cambria Math" w:hAnsi="Cambria Math" w:cstheme="minorHAnsi"/>
                  <w:color w:val="000000"/>
                  <w:sz w:val="22"/>
                  <w:szCs w:val="22"/>
                </w:rPr>
                <m:t>zdK</m:t>
              </m:r>
              <m:r>
                <w:rPr>
                  <w:rStyle w:val="vlist-s"/>
                  <w:rFonts w:ascii="Cambria Math" w:hAnsi="Cambria Math" w:cstheme="minorHAnsi"/>
                  <w:color w:val="000000"/>
                  <w:sz w:val="22"/>
                  <w:szCs w:val="22"/>
                </w:rPr>
                <m:t>​</m:t>
              </m:r>
              <m:ctrlPr>
                <w:rPr>
                  <w:rStyle w:val="mclose"/>
                  <w:rFonts w:ascii="Cambria Math" w:hAnsi="Cambria Math" w:cstheme="minorHAnsi"/>
                  <w:i/>
                  <w:color w:val="000000"/>
                  <w:sz w:val="22"/>
                  <w:szCs w:val="22"/>
                </w:rPr>
              </m:ctrlPr>
            </m:e>
          </m:d>
        </m:oMath>
      </m:oMathPara>
    </w:p>
    <w:p w14:paraId="4CF958AC" w14:textId="77777777" w:rsidR="00BE084D" w:rsidRPr="00A9426F" w:rsidRDefault="00BE084D" w:rsidP="00650561">
      <w:pPr>
        <w:pStyle w:val="NormalWeb"/>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corresponds to the retained deposit score vector. </w:t>
      </w:r>
    </w:p>
    <w:p w14:paraId="6475D2F3" w14:textId="12691200" w:rsidR="001E72A2" w:rsidRPr="00A9426F" w:rsidRDefault="00F77F7B" w:rsidP="00650561">
      <w:pPr>
        <w:pStyle w:val="NormalWeb"/>
        <w:spacing w:line="276" w:lineRule="auto"/>
        <w:jc w:val="both"/>
        <w:rPr>
          <w:rFonts w:asciiTheme="minorHAnsi" w:hAnsiTheme="minorHAnsi" w:cstheme="minorHAnsi"/>
          <w:sz w:val="22"/>
          <w:szCs w:val="22"/>
        </w:rPr>
      </w:pPr>
      <w:r>
        <w:rPr>
          <w:rFonts w:asciiTheme="minorHAnsi" w:hAnsiTheme="minorHAnsi" w:cstheme="minorHAnsi"/>
          <w:sz w:val="22"/>
          <w:szCs w:val="22"/>
        </w:rPr>
        <w:t>W</w:t>
      </w:r>
      <w:r w:rsidR="001E72A2" w:rsidRPr="00A9426F">
        <w:rPr>
          <w:rFonts w:asciiTheme="minorHAnsi" w:hAnsiTheme="minorHAnsi" w:cstheme="minorHAnsi"/>
          <w:sz w:val="22"/>
          <w:szCs w:val="22"/>
        </w:rPr>
        <w:t xml:space="preserve">e </w:t>
      </w:r>
      <w:r>
        <w:rPr>
          <w:rFonts w:asciiTheme="minorHAnsi" w:hAnsiTheme="minorHAnsi" w:cstheme="minorHAnsi"/>
          <w:sz w:val="22"/>
          <w:szCs w:val="22"/>
        </w:rPr>
        <w:t>then</w:t>
      </w:r>
      <w:r w:rsidR="001E72A2" w:rsidRPr="00A9426F">
        <w:rPr>
          <w:rFonts w:asciiTheme="minorHAnsi" w:hAnsiTheme="minorHAnsi" w:cstheme="minorHAnsi"/>
          <w:sz w:val="22"/>
          <w:szCs w:val="22"/>
        </w:rPr>
        <w:t xml:space="preserve"> derive deposit-specific weights directly from its raw PCA scores. </w:t>
      </w:r>
      <w:r w:rsidR="00BE084D" w:rsidRPr="00A9426F">
        <w:rPr>
          <w:rFonts w:asciiTheme="minorHAnsi" w:hAnsiTheme="minorHAnsi" w:cstheme="minorHAnsi"/>
          <w:sz w:val="22"/>
          <w:szCs w:val="22"/>
        </w:rPr>
        <w:t>F</w:t>
      </w:r>
      <w:r w:rsidR="001E72A2" w:rsidRPr="00A9426F">
        <w:rPr>
          <w:rFonts w:asciiTheme="minorHAnsi" w:hAnsiTheme="minorHAnsi" w:cstheme="minorHAnsi"/>
          <w:sz w:val="22"/>
          <w:szCs w:val="22"/>
        </w:rPr>
        <w:t xml:space="preserve">or a retained set of </w:t>
      </w:r>
      <m:oMath>
        <m:r>
          <w:rPr>
            <w:rFonts w:ascii="Cambria Math" w:hAnsi="Cambria Math" w:cstheme="minorHAnsi"/>
            <w:sz w:val="22"/>
            <w:szCs w:val="22"/>
          </w:rPr>
          <m:t>K</m:t>
        </m:r>
      </m:oMath>
      <w:r w:rsidR="001E72A2" w:rsidRPr="00A9426F">
        <w:rPr>
          <w:rFonts w:asciiTheme="minorHAnsi" w:hAnsiTheme="minorHAnsi" w:cstheme="minorHAnsi"/>
          <w:sz w:val="22"/>
          <w:szCs w:val="22"/>
        </w:rPr>
        <w:t xml:space="preserve"> components we define</w:t>
      </w:r>
    </w:p>
    <w:p w14:paraId="3EE66FA7" w14:textId="2C03E0BF" w:rsidR="001E72A2" w:rsidRPr="00A9426F" w:rsidRDefault="00000000" w:rsidP="00650561">
      <w:pPr>
        <w:pStyle w:val="NormalWeb"/>
        <w:spacing w:line="276" w:lineRule="auto"/>
        <w:jc w:val="both"/>
        <w:rPr>
          <w:rFonts w:asciiTheme="minorHAnsi" w:hAnsiTheme="minorHAnsi" w:cstheme="minorHAnsi"/>
          <w:sz w:val="22"/>
          <w:szCs w:val="22"/>
        </w:rPr>
      </w:pPr>
      <m:oMathPara>
        <m:oMath>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k</m:t>
              </m:r>
            </m:sub>
          </m:sSub>
          <m:r>
            <w:rPr>
              <w:rFonts w:ascii="Cambria Math" w:hAnsi="Cambria Math" w:cstheme="minorHAnsi"/>
              <w:sz w:val="22"/>
              <w:szCs w:val="22"/>
            </w:rPr>
            <m:t>=</m:t>
          </m:r>
          <m:f>
            <m:fPr>
              <m:ctrlPr>
                <w:rPr>
                  <w:rFonts w:ascii="Cambria Math" w:hAnsi="Cambria Math" w:cstheme="minorHAnsi"/>
                  <w:sz w:val="22"/>
                  <w:szCs w:val="22"/>
                </w:rPr>
              </m:ctrlPr>
            </m:fPr>
            <m:num>
              <m:sSubSup>
                <m:sSubSupPr>
                  <m:ctrlPr>
                    <w:rPr>
                      <w:rFonts w:ascii="Cambria Math" w:hAnsi="Cambria Math" w:cstheme="minorHAnsi"/>
                      <w:sz w:val="22"/>
                      <w:szCs w:val="22"/>
                    </w:rPr>
                  </m:ctrlPr>
                </m:sSubSupPr>
                <m:e>
                  <m:r>
                    <w:rPr>
                      <w:rFonts w:ascii="Cambria Math" w:hAnsi="Cambria Math" w:cstheme="minorHAnsi"/>
                      <w:sz w:val="22"/>
                      <w:szCs w:val="22"/>
                    </w:rPr>
                    <m:t>z</m:t>
                  </m:r>
                </m:e>
                <m:sub>
                  <m:r>
                    <w:rPr>
                      <w:rFonts w:ascii="Cambria Math" w:hAnsi="Cambria Math" w:cstheme="minorHAnsi"/>
                      <w:sz w:val="22"/>
                      <w:szCs w:val="22"/>
                    </w:rPr>
                    <m:t>dk</m:t>
                  </m:r>
                </m:sub>
                <m:sup>
                  <m:r>
                    <w:rPr>
                      <w:rFonts w:ascii="Cambria Math" w:hAnsi="Cambria Math" w:cstheme="minorHAnsi"/>
                      <w:sz w:val="22"/>
                      <w:szCs w:val="22"/>
                    </w:rPr>
                    <m:t>2</m:t>
                  </m:r>
                </m:sup>
              </m:sSubSup>
            </m:num>
            <m:den>
              <m:nary>
                <m:naryPr>
                  <m:chr m:val="∑"/>
                  <m:limLoc m:val="undOvr"/>
                  <m:grow m:val="1"/>
                  <m:ctrlPr>
                    <w:rPr>
                      <w:rFonts w:ascii="Cambria Math" w:hAnsi="Cambria Math" w:cstheme="minorHAnsi"/>
                      <w:sz w:val="22"/>
                      <w:szCs w:val="22"/>
                    </w:rPr>
                  </m:ctrlPr>
                </m:naryPr>
                <m:sub>
                  <m:r>
                    <w:rPr>
                      <w:rFonts w:ascii="Cambria Math" w:hAnsi="Cambria Math" w:cstheme="minorHAnsi"/>
                      <w:sz w:val="22"/>
                      <w:szCs w:val="22"/>
                    </w:rPr>
                    <m:t>m=1</m:t>
                  </m:r>
                </m:sub>
                <m:sup>
                  <m:r>
                    <w:rPr>
                      <w:rFonts w:ascii="Cambria Math" w:hAnsi="Cambria Math" w:cstheme="minorHAnsi"/>
                      <w:sz w:val="22"/>
                      <w:szCs w:val="22"/>
                    </w:rPr>
                    <m:t>K</m:t>
                  </m:r>
                </m:sup>
                <m:e>
                  <m:sSubSup>
                    <m:sSubSupPr>
                      <m:ctrlPr>
                        <w:rPr>
                          <w:rFonts w:ascii="Cambria Math" w:hAnsi="Cambria Math" w:cstheme="minorHAnsi"/>
                          <w:sz w:val="22"/>
                          <w:szCs w:val="22"/>
                        </w:rPr>
                      </m:ctrlPr>
                    </m:sSubSupPr>
                    <m:e>
                      <m:r>
                        <w:rPr>
                          <w:rFonts w:ascii="Cambria Math" w:hAnsi="Cambria Math" w:cstheme="minorHAnsi"/>
                          <w:sz w:val="22"/>
                          <w:szCs w:val="22"/>
                        </w:rPr>
                        <m:t>z</m:t>
                      </m:r>
                    </m:e>
                    <m:sub>
                      <m:r>
                        <w:rPr>
                          <w:rFonts w:ascii="Cambria Math" w:hAnsi="Cambria Math" w:cstheme="minorHAnsi"/>
                          <w:sz w:val="22"/>
                          <w:szCs w:val="22"/>
                        </w:rPr>
                        <m:t>dm</m:t>
                      </m:r>
                    </m:sub>
                    <m:sup>
                      <m:r>
                        <w:rPr>
                          <w:rFonts w:ascii="Cambria Math" w:hAnsi="Cambria Math" w:cstheme="minorHAnsi"/>
                          <w:sz w:val="22"/>
                          <w:szCs w:val="22"/>
                        </w:rPr>
                        <m:t>2</m:t>
                      </m:r>
                    </m:sup>
                  </m:sSubSup>
                </m:e>
              </m:nary>
            </m:den>
          </m:f>
          <m:r>
            <w:rPr>
              <w:rFonts w:ascii="Cambria Math" w:hAnsi="Cambria Math" w:cstheme="minorHAnsi"/>
              <w:sz w:val="22"/>
              <w:szCs w:val="22"/>
            </w:rPr>
            <m:t>,k=1,…,K,</m:t>
          </m:r>
        </m:oMath>
      </m:oMathPara>
    </w:p>
    <w:p w14:paraId="26D83524" w14:textId="77777777" w:rsidR="00BE084D" w:rsidRPr="00A9426F" w:rsidRDefault="00BE084D" w:rsidP="00650561">
      <w:pPr>
        <w:pStyle w:val="NormalWeb"/>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so that the weights sum to one. Components with larger deposit-score magnitude receive higher weights, while weakly expressed components are down-weighted. </w:t>
      </w:r>
    </w:p>
    <w:p w14:paraId="44F020F5" w14:textId="041D8597" w:rsidR="003F34A6" w:rsidRPr="00A9426F" w:rsidRDefault="003F34A6" w:rsidP="00650561">
      <w:pPr>
        <w:pStyle w:val="NormalWeb"/>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In the illustrative example, we standardize the 81 windows pixel-wise and then apply PCA. This yields four spatial loading maps (PC1–PC4) together with their associated score vectors. Figure </w:t>
      </w:r>
      <w:r w:rsidR="005012C7" w:rsidRPr="00A9426F">
        <w:rPr>
          <w:rFonts w:asciiTheme="minorHAnsi" w:hAnsiTheme="minorHAnsi" w:cstheme="minorHAnsi"/>
          <w:sz w:val="22"/>
          <w:szCs w:val="22"/>
        </w:rPr>
        <w:t>4</w:t>
      </w:r>
      <w:r w:rsidRPr="00A9426F">
        <w:rPr>
          <w:rFonts w:asciiTheme="minorHAnsi" w:hAnsiTheme="minorHAnsi" w:cstheme="minorHAnsi"/>
          <w:sz w:val="22"/>
          <w:szCs w:val="22"/>
        </w:rPr>
        <w:t xml:space="preserve"> illustrates the loading maps that show the pixel-level structure captured by each principal component</w:t>
      </w:r>
      <w:r w:rsidR="007E02A9">
        <w:rPr>
          <w:rFonts w:asciiTheme="minorHAnsi" w:hAnsiTheme="minorHAnsi" w:cstheme="minorHAnsi"/>
          <w:sz w:val="22"/>
          <w:szCs w:val="22"/>
        </w:rPr>
        <w:t>. It</w:t>
      </w:r>
      <w:r w:rsidRPr="00A9426F">
        <w:rPr>
          <w:rFonts w:asciiTheme="minorHAnsi" w:hAnsiTheme="minorHAnsi" w:cstheme="minorHAnsi"/>
          <w:sz w:val="22"/>
          <w:szCs w:val="22"/>
        </w:rPr>
        <w:t xml:space="preserve"> highlight</w:t>
      </w:r>
      <w:r w:rsidR="007E02A9">
        <w:rPr>
          <w:rFonts w:asciiTheme="minorHAnsi" w:hAnsiTheme="minorHAnsi" w:cstheme="minorHAnsi"/>
          <w:sz w:val="22"/>
          <w:szCs w:val="22"/>
        </w:rPr>
        <w:t>s</w:t>
      </w:r>
      <w:r w:rsidRPr="00A9426F">
        <w:rPr>
          <w:rFonts w:asciiTheme="minorHAnsi" w:hAnsiTheme="minorHAnsi" w:cstheme="minorHAnsi"/>
          <w:sz w:val="22"/>
          <w:szCs w:val="22"/>
        </w:rPr>
        <w:t xml:space="preserve"> the </w:t>
      </w:r>
      <w:r w:rsidRPr="00A9426F">
        <w:rPr>
          <w:rFonts w:asciiTheme="minorHAnsi" w:hAnsiTheme="minorHAnsi" w:cstheme="minorHAnsi"/>
          <w:sz w:val="22"/>
          <w:szCs w:val="22"/>
        </w:rPr>
        <w:lastRenderedPageBreak/>
        <w:t xml:space="preserve">dominant </w:t>
      </w:r>
      <w:r w:rsidR="00186CA7">
        <w:rPr>
          <w:rFonts w:asciiTheme="minorHAnsi" w:hAnsiTheme="minorHAnsi" w:cstheme="minorHAnsi"/>
          <w:sz w:val="22"/>
          <w:szCs w:val="22"/>
        </w:rPr>
        <w:t>pattern</w:t>
      </w:r>
      <w:r w:rsidRPr="00A9426F">
        <w:rPr>
          <w:rFonts w:asciiTheme="minorHAnsi" w:hAnsiTheme="minorHAnsi" w:cstheme="minorHAnsi"/>
          <w:sz w:val="22"/>
          <w:szCs w:val="22"/>
        </w:rPr>
        <w:t xml:space="preserve"> (e.g., smooth gradients or sharp pixel-to-pixel transitions) extracted by the decomposition.</w:t>
      </w:r>
    </w:p>
    <w:p w14:paraId="3D3E0E0C" w14:textId="3196E83C" w:rsidR="0012574A" w:rsidRPr="00A9426F" w:rsidRDefault="004343CE" w:rsidP="00650561">
      <w:pPr>
        <w:spacing w:before="100" w:beforeAutospacing="1" w:after="100" w:afterAutospacing="1"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The deposit corresponds to one row of the score matrix, denoted </w:t>
      </w:r>
      <m:oMath>
        <m:sSub>
          <m:sSubPr>
            <m:ctrlPr>
              <w:rPr>
                <w:rFonts w:ascii="Cambria Math" w:hAnsi="Cambria Math" w:cstheme="minorHAnsi"/>
                <w:sz w:val="22"/>
                <w:szCs w:val="22"/>
              </w:rPr>
            </m:ctrlPr>
          </m:sSubPr>
          <m:e>
            <m:r>
              <w:rPr>
                <w:rFonts w:ascii="Cambria Math" w:hAnsi="Cambria Math" w:cstheme="minorHAnsi"/>
                <w:sz w:val="22"/>
                <w:szCs w:val="22"/>
              </w:rPr>
              <m:t>z</m:t>
            </m:r>
          </m:e>
          <m:sub>
            <m:r>
              <w:rPr>
                <w:rFonts w:ascii="Cambria Math" w:hAnsi="Cambria Math" w:cstheme="minorHAnsi"/>
                <w:sz w:val="22"/>
                <w:szCs w:val="22"/>
              </w:rPr>
              <m:t>d</m:t>
            </m:r>
          </m:sub>
        </m:sSub>
      </m:oMath>
      <w:r w:rsidR="006335C2" w:rsidRPr="00A9426F">
        <w:rPr>
          <w:rFonts w:asciiTheme="minorHAnsi" w:hAnsiTheme="minorHAnsi" w:cstheme="minorHAnsi"/>
          <w:sz w:val="22"/>
          <w:szCs w:val="22"/>
        </w:rPr>
        <w:t>. For the</w:t>
      </w:r>
      <w:r w:rsidR="00400357" w:rsidRPr="00A9426F">
        <w:rPr>
          <w:rFonts w:asciiTheme="minorHAnsi" w:hAnsiTheme="minorHAnsi" w:cstheme="minorHAnsi"/>
          <w:sz w:val="22"/>
          <w:szCs w:val="22"/>
        </w:rPr>
        <w:t xml:space="preserve"> illustrative</w:t>
      </w:r>
      <w:r w:rsidR="006335C2" w:rsidRPr="00A9426F">
        <w:rPr>
          <w:rFonts w:asciiTheme="minorHAnsi" w:hAnsiTheme="minorHAnsi" w:cstheme="minorHAnsi"/>
          <w:sz w:val="22"/>
          <w:szCs w:val="22"/>
        </w:rPr>
        <w:t xml:space="preserve"> example</w:t>
      </w:r>
      <w:r w:rsidRPr="00A9426F">
        <w:rPr>
          <w:rFonts w:asciiTheme="minorHAnsi" w:hAnsiTheme="minorHAnsi" w:cstheme="minorHAnsi"/>
          <w:sz w:val="22"/>
          <w:szCs w:val="22"/>
        </w:rPr>
        <w:t xml:space="preserve">, </w:t>
      </w:r>
      <w:r w:rsidR="0012574A" w:rsidRPr="00A9426F">
        <w:rPr>
          <w:rFonts w:asciiTheme="minorHAnsi" w:hAnsiTheme="minorHAnsi" w:cstheme="minorHAnsi"/>
          <w:sz w:val="22"/>
          <w:szCs w:val="22"/>
        </w:rPr>
        <w:t xml:space="preserve">the training deposit </w:t>
      </w:r>
      <w:r w:rsidRPr="00A9426F">
        <w:rPr>
          <w:rFonts w:asciiTheme="minorHAnsi" w:hAnsiTheme="minorHAnsi" w:cstheme="minorHAnsi"/>
          <w:sz w:val="22"/>
          <w:szCs w:val="22"/>
        </w:rPr>
        <w:t>position in PCA space is shown explicitly in</w:t>
      </w:r>
      <w:r w:rsidR="007313DA" w:rsidRPr="00A9426F">
        <w:rPr>
          <w:rFonts w:asciiTheme="minorHAnsi" w:hAnsiTheme="minorHAnsi" w:cstheme="minorHAnsi"/>
          <w:sz w:val="22"/>
          <w:szCs w:val="22"/>
        </w:rPr>
        <w:t xml:space="preserve"> </w:t>
      </w:r>
      <w:r w:rsidR="003E1032" w:rsidRPr="00A9426F">
        <w:rPr>
          <w:rFonts w:asciiTheme="minorHAnsi" w:hAnsiTheme="minorHAnsi" w:cstheme="minorHAnsi"/>
          <w:sz w:val="22"/>
          <w:szCs w:val="22"/>
        </w:rPr>
        <w:fldChar w:fldCharType="begin"/>
      </w:r>
      <w:r w:rsidR="003E1032" w:rsidRPr="00A9426F">
        <w:rPr>
          <w:rFonts w:asciiTheme="minorHAnsi" w:hAnsiTheme="minorHAnsi" w:cstheme="minorHAnsi"/>
          <w:sz w:val="22"/>
          <w:szCs w:val="22"/>
        </w:rPr>
        <w:instrText xml:space="preserve"> REF _Ref215521669 \h </w:instrText>
      </w:r>
      <w:r w:rsidR="009E0511" w:rsidRPr="00A9426F">
        <w:rPr>
          <w:rFonts w:asciiTheme="minorHAnsi" w:hAnsiTheme="minorHAnsi" w:cstheme="minorHAnsi"/>
          <w:sz w:val="22"/>
          <w:szCs w:val="22"/>
        </w:rPr>
        <w:instrText xml:space="preserve"> \* MERGEFORMAT </w:instrText>
      </w:r>
      <w:r w:rsidR="003E1032" w:rsidRPr="00A9426F">
        <w:rPr>
          <w:rFonts w:asciiTheme="minorHAnsi" w:hAnsiTheme="minorHAnsi" w:cstheme="minorHAnsi"/>
          <w:sz w:val="22"/>
          <w:szCs w:val="22"/>
        </w:rPr>
      </w:r>
      <w:r w:rsidR="003E1032" w:rsidRPr="00A9426F">
        <w:rPr>
          <w:rFonts w:asciiTheme="minorHAnsi" w:hAnsiTheme="minorHAnsi" w:cstheme="minorHAnsi"/>
          <w:sz w:val="22"/>
          <w:szCs w:val="22"/>
        </w:rPr>
        <w:fldChar w:fldCharType="separate"/>
      </w:r>
      <w:r w:rsidR="003E1032" w:rsidRPr="00A9426F">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6</w:t>
      </w:r>
      <w:r w:rsidR="003E1032" w:rsidRPr="00A9426F">
        <w:rPr>
          <w:rFonts w:asciiTheme="minorHAnsi" w:hAnsiTheme="minorHAnsi" w:cstheme="minorHAnsi"/>
          <w:sz w:val="22"/>
          <w:szCs w:val="22"/>
        </w:rPr>
        <w:fldChar w:fldCharType="end"/>
      </w:r>
      <w:r w:rsidRPr="00A9426F">
        <w:rPr>
          <w:rFonts w:asciiTheme="minorHAnsi" w:hAnsiTheme="minorHAnsi" w:cstheme="minorHAnsi"/>
          <w:sz w:val="22"/>
          <w:szCs w:val="22"/>
        </w:rPr>
        <w:t xml:space="preserve">. The top panel displays the </w:t>
      </w:r>
      <w:r w:rsidRPr="00A9426F">
        <w:rPr>
          <w:rStyle w:val="Strong"/>
          <w:rFonts w:asciiTheme="minorHAnsi" w:eastAsiaTheme="majorEastAsia" w:hAnsiTheme="minorHAnsi" w:cstheme="minorHAnsi"/>
          <w:b w:val="0"/>
          <w:bCs w:val="0"/>
          <w:sz w:val="22"/>
          <w:szCs w:val="22"/>
        </w:rPr>
        <w:t>raw PCA scores</w:t>
      </w:r>
      <w:r w:rsidRPr="00A9426F">
        <w:rPr>
          <w:rFonts w:asciiTheme="minorHAnsi" w:hAnsiTheme="minorHAnsi" w:cstheme="minorHAnsi"/>
          <w:sz w:val="22"/>
          <w:szCs w:val="22"/>
        </w:rPr>
        <w:t xml:space="preserve"> </w:t>
      </w:r>
      <m:oMath>
        <m:sSub>
          <m:sSubPr>
            <m:ctrlPr>
              <w:rPr>
                <w:rFonts w:ascii="Cambria Math" w:hAnsi="Cambria Math" w:cstheme="minorHAnsi"/>
                <w:sz w:val="22"/>
                <w:szCs w:val="22"/>
              </w:rPr>
            </m:ctrlPr>
          </m:sSubPr>
          <m:e>
            <m:r>
              <w:rPr>
                <w:rFonts w:ascii="Cambria Math" w:hAnsi="Cambria Math" w:cstheme="minorHAnsi"/>
                <w:sz w:val="22"/>
                <w:szCs w:val="22"/>
              </w:rPr>
              <m:t>z</m:t>
            </m:r>
          </m:e>
          <m:sub>
            <m:r>
              <m:rPr>
                <m:nor/>
              </m:rPr>
              <w:rPr>
                <w:rFonts w:asciiTheme="minorHAnsi" w:hAnsiTheme="minorHAnsi" w:cstheme="minorHAnsi"/>
                <w:sz w:val="22"/>
                <w:szCs w:val="22"/>
              </w:rPr>
              <m:t>dep</m:t>
            </m:r>
            <m:r>
              <w:rPr>
                <w:rFonts w:ascii="Cambria Math" w:hAnsi="Cambria Math" w:cstheme="minorHAnsi"/>
                <w:sz w:val="22"/>
                <w:szCs w:val="22"/>
              </w:rPr>
              <m:t>,k</m:t>
            </m:r>
          </m:sub>
        </m:sSub>
      </m:oMath>
      <w:r w:rsidR="00A60FDE" w:rsidRPr="00A9426F">
        <w:rPr>
          <w:rFonts w:asciiTheme="minorHAnsi" w:hAnsiTheme="minorHAnsi" w:cstheme="minorHAnsi"/>
          <w:sz w:val="22"/>
          <w:szCs w:val="22"/>
        </w:rPr>
        <w:t xml:space="preserve"> </w:t>
      </w:r>
      <w:r w:rsidRPr="00A9426F">
        <w:rPr>
          <w:rFonts w:asciiTheme="minorHAnsi" w:hAnsiTheme="minorHAnsi" w:cstheme="minorHAnsi"/>
          <w:sz w:val="22"/>
          <w:szCs w:val="22"/>
        </w:rPr>
        <w:t xml:space="preserve">alongside the eigenvalues </w:t>
      </w:r>
      <m:oMath>
        <m:sSub>
          <m:sSubPr>
            <m:ctrlPr>
              <w:rPr>
                <w:rFonts w:ascii="Cambria Math" w:hAnsi="Cambria Math" w:cstheme="minorHAnsi"/>
                <w:sz w:val="22"/>
                <w:szCs w:val="22"/>
              </w:rPr>
            </m:ctrlPr>
          </m:sSubPr>
          <m:e>
            <m:r>
              <w:rPr>
                <w:rFonts w:ascii="Cambria Math" w:hAnsi="Cambria Math" w:cstheme="minorHAnsi"/>
                <w:sz w:val="22"/>
                <w:szCs w:val="22"/>
              </w:rPr>
              <m:t>λ</m:t>
            </m:r>
          </m:e>
          <m:sub>
            <m:r>
              <w:rPr>
                <w:rFonts w:ascii="Cambria Math" w:hAnsi="Cambria Math" w:cstheme="minorHAnsi"/>
                <w:sz w:val="22"/>
                <w:szCs w:val="22"/>
              </w:rPr>
              <m:t>k</m:t>
            </m:r>
          </m:sub>
        </m:sSub>
      </m:oMath>
      <w:r w:rsidR="0012574A" w:rsidRPr="00A9426F">
        <w:rPr>
          <w:rFonts w:asciiTheme="minorHAnsi" w:hAnsiTheme="minorHAnsi" w:cstheme="minorHAnsi"/>
          <w:sz w:val="22"/>
          <w:szCs w:val="22"/>
        </w:rPr>
        <w:t xml:space="preserve">. </w:t>
      </w:r>
    </w:p>
    <w:p w14:paraId="1B67C3EB" w14:textId="19503C7B" w:rsidR="0012574A" w:rsidRPr="00A9426F" w:rsidRDefault="0012574A" w:rsidP="00650561">
      <w:pPr>
        <w:spacing w:before="100" w:beforeAutospacing="1" w:after="100" w:afterAutospacing="1"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It is worth noting that high variance alone is not enough to make a component important for similarity ranking. </w:t>
      </w:r>
      <w:r w:rsidR="00E83509" w:rsidRPr="00E83509">
        <w:rPr>
          <w:rFonts w:asciiTheme="minorHAnsi" w:hAnsiTheme="minorHAnsi" w:cstheme="minorHAnsi"/>
          <w:sz w:val="22"/>
          <w:szCs w:val="22"/>
        </w:rPr>
        <w:t>A component may explain a large amount of regional variance but be weakly expressed in the deposit. As a result, it contributes little to the deposit-guided comparison.</w:t>
      </w:r>
    </w:p>
    <w:p w14:paraId="16D65921" w14:textId="2CFBE72F" w:rsidR="00DD12E0" w:rsidRPr="00A9426F" w:rsidRDefault="00C74020" w:rsidP="00650561">
      <w:pPr>
        <w:spacing w:before="100" w:beforeAutospacing="1" w:after="100" w:afterAutospacing="1"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For the synthetic illustrative example, the deposit scores </w:t>
      </w:r>
      <m:oMath>
        <m:sSub>
          <m:sSubPr>
            <m:ctrlPr>
              <w:rPr>
                <w:rFonts w:ascii="Cambria Math" w:hAnsi="Cambria Math" w:cstheme="minorHAnsi"/>
                <w:sz w:val="22"/>
                <w:szCs w:val="22"/>
              </w:rPr>
            </m:ctrlPr>
          </m:sSubPr>
          <m:e>
            <m:r>
              <w:rPr>
                <w:rFonts w:ascii="Cambria Math" w:hAnsi="Cambria Math" w:cstheme="minorHAnsi"/>
                <w:sz w:val="22"/>
                <w:szCs w:val="22"/>
              </w:rPr>
              <m:t>Z</m:t>
            </m:r>
          </m:e>
          <m:sub>
            <m:r>
              <w:rPr>
                <w:rFonts w:ascii="Cambria Math" w:hAnsi="Cambria Math" w:cstheme="minorHAnsi"/>
                <w:sz w:val="22"/>
                <w:szCs w:val="22"/>
              </w:rPr>
              <m:t>d,k</m:t>
            </m:r>
          </m:sub>
        </m:sSub>
      </m:oMath>
      <w:r w:rsidR="00346DD9" w:rsidRPr="00A9426F">
        <w:rPr>
          <w:rFonts w:asciiTheme="minorHAnsi" w:hAnsiTheme="minorHAnsi" w:cstheme="minorHAnsi"/>
          <w:sz w:val="22"/>
          <w:szCs w:val="22"/>
        </w:rPr>
        <w:t xml:space="preserve"> </w:t>
      </w:r>
      <w:r w:rsidRPr="00A9426F">
        <w:rPr>
          <w:rFonts w:asciiTheme="minorHAnsi" w:hAnsiTheme="minorHAnsi" w:cstheme="minorHAnsi"/>
          <w:sz w:val="22"/>
          <w:szCs w:val="22"/>
        </w:rPr>
        <w:t xml:space="preserve">are used to compute </w:t>
      </w:r>
      <m:oMath>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k</m:t>
            </m:r>
          </m:sub>
        </m:sSub>
      </m:oMath>
      <w:r w:rsidRPr="00A9426F">
        <w:rPr>
          <w:rFonts w:asciiTheme="minorHAnsi" w:hAnsiTheme="minorHAnsi" w:cstheme="minorHAnsi"/>
          <w:sz w:val="22"/>
          <w:szCs w:val="22"/>
        </w:rPr>
        <w:t xml:space="preserve">. </w:t>
      </w:r>
      <w:r w:rsidR="00DD12E0" w:rsidRPr="00A9426F">
        <w:rPr>
          <w:rFonts w:asciiTheme="minorHAnsi" w:hAnsiTheme="minorHAnsi" w:cstheme="minorHAnsi"/>
          <w:sz w:val="22"/>
          <w:szCs w:val="22"/>
        </w:rPr>
        <w:t xml:space="preserve">The bottom panel of </w:t>
      </w:r>
      <w:r w:rsidR="00E76203" w:rsidRPr="00A9426F">
        <w:rPr>
          <w:rFonts w:asciiTheme="minorHAnsi" w:hAnsiTheme="minorHAnsi" w:cstheme="minorHAnsi"/>
          <w:sz w:val="22"/>
          <w:szCs w:val="22"/>
        </w:rPr>
        <w:fldChar w:fldCharType="begin"/>
      </w:r>
      <w:r w:rsidR="00E76203" w:rsidRPr="00A9426F">
        <w:rPr>
          <w:rFonts w:asciiTheme="minorHAnsi" w:hAnsiTheme="minorHAnsi" w:cstheme="minorHAnsi"/>
          <w:sz w:val="22"/>
          <w:szCs w:val="22"/>
        </w:rPr>
        <w:instrText xml:space="preserve"> REF _Ref215521669 \h </w:instrText>
      </w:r>
      <w:r w:rsidR="009E0511" w:rsidRPr="00A9426F">
        <w:rPr>
          <w:rFonts w:asciiTheme="minorHAnsi" w:hAnsiTheme="minorHAnsi" w:cstheme="minorHAnsi"/>
          <w:sz w:val="22"/>
          <w:szCs w:val="22"/>
        </w:rPr>
        <w:instrText xml:space="preserve"> \* MERGEFORMAT </w:instrText>
      </w:r>
      <w:r w:rsidR="00E76203" w:rsidRPr="00A9426F">
        <w:rPr>
          <w:rFonts w:asciiTheme="minorHAnsi" w:hAnsiTheme="minorHAnsi" w:cstheme="minorHAnsi"/>
          <w:sz w:val="22"/>
          <w:szCs w:val="22"/>
        </w:rPr>
      </w:r>
      <w:r w:rsidR="00E76203" w:rsidRPr="00A9426F">
        <w:rPr>
          <w:rFonts w:asciiTheme="minorHAnsi" w:hAnsiTheme="minorHAnsi" w:cstheme="minorHAnsi"/>
          <w:sz w:val="22"/>
          <w:szCs w:val="22"/>
        </w:rPr>
        <w:fldChar w:fldCharType="separate"/>
      </w:r>
      <w:r w:rsidR="00E76203" w:rsidRPr="00A9426F">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6</w:t>
      </w:r>
      <w:r w:rsidR="00E76203" w:rsidRPr="00A9426F">
        <w:rPr>
          <w:rFonts w:asciiTheme="minorHAnsi" w:hAnsiTheme="minorHAnsi" w:cstheme="minorHAnsi"/>
          <w:sz w:val="22"/>
          <w:szCs w:val="22"/>
        </w:rPr>
        <w:fldChar w:fldCharType="end"/>
      </w:r>
      <w:r w:rsidR="00DD12E0" w:rsidRPr="00A9426F">
        <w:rPr>
          <w:rFonts w:asciiTheme="minorHAnsi" w:hAnsiTheme="minorHAnsi" w:cstheme="minorHAnsi"/>
          <w:sz w:val="22"/>
          <w:szCs w:val="22"/>
        </w:rPr>
        <w:t xml:space="preserve"> shows the resulting </w:t>
      </w:r>
      <w:r w:rsidR="00DD12E0" w:rsidRPr="00A9426F">
        <w:rPr>
          <w:rStyle w:val="Strong"/>
          <w:rFonts w:asciiTheme="minorHAnsi" w:eastAsiaTheme="majorEastAsia" w:hAnsiTheme="minorHAnsi" w:cstheme="minorHAnsi"/>
          <w:b w:val="0"/>
          <w:bCs w:val="0"/>
          <w:sz w:val="22"/>
          <w:szCs w:val="22"/>
        </w:rPr>
        <w:t>deposit-based weights</w:t>
      </w:r>
      <w:r w:rsidR="00DD12E0" w:rsidRPr="00A9426F">
        <w:rPr>
          <w:rFonts w:asciiTheme="minorHAnsi" w:hAnsiTheme="minorHAnsi" w:cstheme="minorHAnsi"/>
          <w:sz w:val="22"/>
          <w:szCs w:val="22"/>
        </w:rPr>
        <w:t xml:space="preserve"> </w:t>
      </w:r>
      <m:oMath>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k</m:t>
            </m:r>
          </m:sub>
        </m:sSub>
      </m:oMath>
      <w:r w:rsidR="00DD12E0" w:rsidRPr="00A9426F">
        <w:rPr>
          <w:rFonts w:asciiTheme="minorHAnsi" w:hAnsiTheme="minorHAnsi" w:cstheme="minorHAnsi"/>
          <w:sz w:val="22"/>
          <w:szCs w:val="22"/>
        </w:rPr>
        <w:t xml:space="preserve">, used to emphasize the components that contribute most significantly to the deposit’s </w:t>
      </w:r>
      <w:r w:rsidR="0032154A">
        <w:rPr>
          <w:rFonts w:asciiTheme="minorHAnsi" w:hAnsiTheme="minorHAnsi" w:cstheme="minorHAnsi"/>
          <w:sz w:val="22"/>
          <w:szCs w:val="22"/>
        </w:rPr>
        <w:t>geometry.</w:t>
      </w:r>
      <w:r w:rsidR="00DD12E0" w:rsidRPr="00A9426F">
        <w:rPr>
          <w:rFonts w:asciiTheme="minorHAnsi" w:hAnsiTheme="minorHAnsi" w:cstheme="minorHAnsi"/>
          <w:sz w:val="22"/>
          <w:szCs w:val="22"/>
        </w:rPr>
        <w:t xml:space="preserve"> </w:t>
      </w:r>
    </w:p>
    <w:p w14:paraId="671EC38B" w14:textId="2F7E99ED" w:rsidR="0012574A" w:rsidRPr="00A9426F" w:rsidRDefault="003F6DB3" w:rsidP="00650561">
      <w:pPr>
        <w:pStyle w:val="NormalWeb"/>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To compare any window </w:t>
      </w:r>
      <m:oMath>
        <m:r>
          <w:rPr>
            <w:rFonts w:ascii="Cambria Math" w:hAnsi="Cambria Math" w:cstheme="minorHAnsi"/>
            <w:sz w:val="22"/>
            <w:szCs w:val="22"/>
          </w:rPr>
          <m:t>i</m:t>
        </m:r>
      </m:oMath>
      <w:r w:rsidR="00F33B62" w:rsidRPr="00A9426F">
        <w:rPr>
          <w:rFonts w:asciiTheme="minorHAnsi" w:hAnsiTheme="minorHAnsi" w:cstheme="minorHAnsi"/>
          <w:sz w:val="22"/>
          <w:szCs w:val="22"/>
        </w:rPr>
        <w:t xml:space="preserve"> </w:t>
      </w:r>
      <w:r w:rsidRPr="00A9426F">
        <w:rPr>
          <w:rFonts w:asciiTheme="minorHAnsi" w:hAnsiTheme="minorHAnsi" w:cstheme="minorHAnsi"/>
          <w:sz w:val="22"/>
          <w:szCs w:val="22"/>
        </w:rPr>
        <w:t xml:space="preserve">to the deposit, we measure the difference </w:t>
      </w:r>
      <w:r w:rsidR="000D0899" w:rsidRPr="00A9426F">
        <w:rPr>
          <w:rFonts w:asciiTheme="minorHAnsi" w:hAnsiTheme="minorHAnsi" w:cstheme="minorHAnsi"/>
          <w:sz w:val="22"/>
          <w:szCs w:val="22"/>
        </w:rPr>
        <w:t xml:space="preserve">between them </w:t>
      </w:r>
      <w:r w:rsidRPr="00A9426F">
        <w:rPr>
          <w:rFonts w:asciiTheme="minorHAnsi" w:hAnsiTheme="minorHAnsi" w:cstheme="minorHAnsi"/>
          <w:sz w:val="22"/>
          <w:szCs w:val="22"/>
        </w:rPr>
        <w:t>in standardized PCA coordinates. The component-wise difference is</w:t>
      </w:r>
    </w:p>
    <w:commentRangeStart w:id="36"/>
    <w:p w14:paraId="0482F1CB" w14:textId="0566D3B3" w:rsidR="0012574A" w:rsidRPr="00A9426F" w:rsidRDefault="00000000" w:rsidP="00650561">
      <w:pPr>
        <w:pStyle w:val="NormalWeb"/>
        <w:spacing w:line="276" w:lineRule="auto"/>
        <w:jc w:val="both"/>
        <w:rPr>
          <w:rFonts w:asciiTheme="minorHAnsi" w:hAnsiTheme="minorHAnsi" w:cstheme="minorHAnsi"/>
          <w:sz w:val="22"/>
          <w:szCs w:val="22"/>
        </w:rPr>
      </w:pPr>
      <m:oMath>
        <m:sSub>
          <m:sSubPr>
            <m:ctrlPr>
              <w:rPr>
                <w:rFonts w:ascii="Cambria Math" w:hAnsi="Cambria Math" w:cstheme="minorHAnsi"/>
                <w:sz w:val="22"/>
                <w:szCs w:val="22"/>
              </w:rPr>
            </m:ctrlPr>
          </m:sSubPr>
          <m:e>
            <m:r>
              <m:rPr>
                <m:sty m:val="p"/>
              </m:rPr>
              <w:rPr>
                <w:rFonts w:ascii="Cambria Math" w:hAnsi="Cambria Math" w:cstheme="minorHAnsi"/>
                <w:sz w:val="22"/>
                <w:szCs w:val="22"/>
              </w:rPr>
              <m:t>Δ</m:t>
            </m:r>
          </m:e>
          <m:sub>
            <m:r>
              <w:rPr>
                <w:rFonts w:ascii="Cambria Math" w:hAnsi="Cambria Math" w:cstheme="minorHAnsi"/>
                <w:sz w:val="22"/>
                <w:szCs w:val="22"/>
              </w:rPr>
              <m:t>i,k</m:t>
            </m:r>
          </m:sub>
        </m:sSub>
        <m:r>
          <w:rPr>
            <w:rFonts w:ascii="Cambria Math" w:hAnsi="Cambria Math" w:cstheme="minorHAnsi"/>
            <w:sz w:val="22"/>
            <w:szCs w:val="22"/>
          </w:rPr>
          <m:t>=</m:t>
        </m:r>
        <m:sSub>
          <m:sSubPr>
            <m:ctrlPr>
              <w:rPr>
                <w:rFonts w:ascii="Cambria Math" w:hAnsi="Cambria Math" w:cstheme="minorHAnsi"/>
                <w:sz w:val="22"/>
                <w:szCs w:val="22"/>
              </w:rPr>
            </m:ctrlPr>
          </m:sSubPr>
          <m:e>
            <m:r>
              <m:rPr>
                <m:sty m:val="p"/>
              </m:rPr>
              <w:rPr>
                <w:rFonts w:ascii="Cambria Math" w:hAnsi="Cambria Math" w:cstheme="minorHAnsi"/>
                <w:sz w:val="22"/>
                <w:szCs w:val="22"/>
              </w:rPr>
              <m:t>Z</m:t>
            </m:r>
          </m:e>
          <m:sub>
            <m:r>
              <w:rPr>
                <w:rFonts w:ascii="Cambria Math" w:hAnsi="Cambria Math" w:cstheme="minorHAnsi"/>
                <w:sz w:val="22"/>
                <w:szCs w:val="22"/>
              </w:rPr>
              <m:t>i,k</m:t>
            </m:r>
          </m:sub>
        </m:sSub>
        <m:r>
          <w:rPr>
            <w:rFonts w:ascii="Cambria Math" w:hAnsi="Cambria Math" w:cstheme="minorHAnsi"/>
            <w:sz w:val="22"/>
            <w:szCs w:val="22"/>
          </w:rPr>
          <m:t>-</m:t>
        </m:r>
        <m:sSub>
          <m:sSubPr>
            <m:ctrlPr>
              <w:rPr>
                <w:rFonts w:ascii="Cambria Math" w:hAnsi="Cambria Math" w:cstheme="minorHAnsi"/>
                <w:sz w:val="22"/>
                <w:szCs w:val="22"/>
              </w:rPr>
            </m:ctrlPr>
          </m:sSubPr>
          <m:e>
            <m:r>
              <m:rPr>
                <m:sty m:val="p"/>
              </m:rPr>
              <w:rPr>
                <w:rFonts w:ascii="Cambria Math" w:hAnsi="Cambria Math" w:cstheme="minorHAnsi"/>
                <w:sz w:val="22"/>
                <w:szCs w:val="22"/>
              </w:rPr>
              <m:t>Z</m:t>
            </m:r>
          </m:e>
          <m:sub>
            <m:r>
              <w:rPr>
                <w:rFonts w:ascii="Cambria Math" w:hAnsi="Cambria Math" w:cstheme="minorHAnsi"/>
                <w:sz w:val="22"/>
                <w:szCs w:val="22"/>
              </w:rPr>
              <m:t>d,k</m:t>
            </m:r>
          </m:sub>
        </m:sSub>
      </m:oMath>
      <w:commentRangeEnd w:id="36"/>
      <w:r w:rsidR="00C65E30" w:rsidRPr="00A9426F">
        <w:rPr>
          <w:rStyle w:val="CommentReference"/>
          <w:rFonts w:asciiTheme="minorHAnsi" w:hAnsiTheme="minorHAnsi" w:cstheme="minorHAnsi"/>
          <w:sz w:val="22"/>
          <w:szCs w:val="22"/>
        </w:rPr>
        <w:commentReference w:id="36"/>
      </w:r>
    </w:p>
    <w:p w14:paraId="52FA5C6B" w14:textId="304B2632" w:rsidR="0012574A" w:rsidRPr="00A9426F" w:rsidRDefault="00644BC1" w:rsidP="00650561">
      <w:pPr>
        <w:pStyle w:val="NormalWeb"/>
        <w:spacing w:after="0" w:afterAutospacing="0" w:line="276" w:lineRule="auto"/>
        <w:jc w:val="both"/>
        <w:rPr>
          <w:rFonts w:asciiTheme="minorHAnsi" w:hAnsiTheme="minorHAnsi" w:cstheme="minorHAnsi"/>
          <w:sz w:val="22"/>
          <w:szCs w:val="22"/>
        </w:rPr>
      </w:pPr>
      <w:commentRangeStart w:id="37"/>
      <w:r w:rsidRPr="00A9426F">
        <w:rPr>
          <w:rFonts w:asciiTheme="minorHAnsi" w:hAnsiTheme="minorHAnsi" w:cstheme="minorHAnsi"/>
          <w:noProof/>
          <w:sz w:val="22"/>
          <w:szCs w:val="22"/>
          <w14:ligatures w14:val="standardContextual"/>
        </w:rPr>
        <w:drawing>
          <wp:anchor distT="0" distB="0" distL="114300" distR="114300" simplePos="0" relativeHeight="251658256" behindDoc="0" locked="0" layoutInCell="1" allowOverlap="1" wp14:anchorId="73EDFEB8" wp14:editId="2C3DCAF8">
            <wp:simplePos x="0" y="0"/>
            <wp:positionH relativeFrom="margin">
              <wp:align>center</wp:align>
            </wp:positionH>
            <wp:positionV relativeFrom="paragraph">
              <wp:posOffset>1435100</wp:posOffset>
            </wp:positionV>
            <wp:extent cx="2764155" cy="2743200"/>
            <wp:effectExtent l="0" t="0" r="4445" b="0"/>
            <wp:wrapTopAndBottom/>
            <wp:docPr id="818766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66616"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64355" cy="2743200"/>
                    </a:xfrm>
                    <a:prstGeom prst="rect">
                      <a:avLst/>
                    </a:prstGeom>
                  </pic:spPr>
                </pic:pic>
              </a:graphicData>
            </a:graphic>
            <wp14:sizeRelH relativeFrom="page">
              <wp14:pctWidth>0</wp14:pctWidth>
            </wp14:sizeRelH>
            <wp14:sizeRelV relativeFrom="page">
              <wp14:pctHeight>0</wp14:pctHeight>
            </wp14:sizeRelV>
          </wp:anchor>
        </w:drawing>
      </w:r>
      <w:commentRangeEnd w:id="37"/>
      <w:r w:rsidRPr="00A9426F">
        <w:rPr>
          <w:rStyle w:val="CommentReference"/>
          <w:rFonts w:asciiTheme="minorHAnsi" w:hAnsiTheme="minorHAnsi" w:cstheme="minorHAnsi"/>
          <w:noProof/>
          <w:sz w:val="22"/>
          <w:szCs w:val="22"/>
        </w:rPr>
        <w:commentReference w:id="37"/>
      </w:r>
      <w:r w:rsidR="00A20FE1" w:rsidRPr="00A9426F">
        <w:rPr>
          <w:rFonts w:asciiTheme="minorHAnsi" w:hAnsiTheme="minorHAnsi" w:cstheme="minorHAnsi"/>
          <w:noProof/>
          <w:sz w:val="22"/>
          <w:szCs w:val="22"/>
        </w:rPr>
        <mc:AlternateContent>
          <mc:Choice Requires="wps">
            <w:drawing>
              <wp:anchor distT="0" distB="0" distL="114300" distR="114300" simplePos="0" relativeHeight="251658257" behindDoc="0" locked="0" layoutInCell="1" allowOverlap="1" wp14:anchorId="49ADD613" wp14:editId="7F4F9277">
                <wp:simplePos x="0" y="0"/>
                <wp:positionH relativeFrom="column">
                  <wp:posOffset>-109220</wp:posOffset>
                </wp:positionH>
                <wp:positionV relativeFrom="paragraph">
                  <wp:posOffset>4174347</wp:posOffset>
                </wp:positionV>
                <wp:extent cx="6047105" cy="635"/>
                <wp:effectExtent l="0" t="0" r="0" b="635"/>
                <wp:wrapSquare wrapText="bothSides"/>
                <wp:docPr id="70473191" name="Text Box 1"/>
                <wp:cNvGraphicFramePr/>
                <a:graphic xmlns:a="http://schemas.openxmlformats.org/drawingml/2006/main">
                  <a:graphicData uri="http://schemas.microsoft.com/office/word/2010/wordprocessingShape">
                    <wps:wsp>
                      <wps:cNvSpPr txBox="1"/>
                      <wps:spPr>
                        <a:xfrm>
                          <a:off x="0" y="0"/>
                          <a:ext cx="6047105" cy="635"/>
                        </a:xfrm>
                        <a:prstGeom prst="rect">
                          <a:avLst/>
                        </a:prstGeom>
                        <a:solidFill>
                          <a:prstClr val="white"/>
                        </a:solidFill>
                        <a:ln>
                          <a:noFill/>
                        </a:ln>
                      </wps:spPr>
                      <wps:txbx>
                        <w:txbxContent>
                          <w:p w14:paraId="79F7FA90" w14:textId="0F274901" w:rsidR="0012574A" w:rsidRPr="0012494B" w:rsidRDefault="0012574A" w:rsidP="0012574A">
                            <w:pPr>
                              <w:pStyle w:val="Caption"/>
                              <w:jc w:val="both"/>
                              <w:rPr>
                                <w:rFonts w:ascii="Calibri" w:eastAsia="Times New Roman" w:hAnsi="Calibri" w:cs="Calibri"/>
                                <w:noProof/>
                                <w:kern w:val="0"/>
                              </w:rPr>
                            </w:pPr>
                            <w:bookmarkStart w:id="38" w:name="_Ref215521669"/>
                            <w:r>
                              <w:t xml:space="preserve">Figure </w:t>
                            </w:r>
                            <w:fldSimple w:instr=" SEQ Figure \* ARABIC ">
                              <w:r w:rsidR="00FE16EE">
                                <w:rPr>
                                  <w:noProof/>
                                </w:rPr>
                                <w:t>6</w:t>
                              </w:r>
                            </w:fldSimple>
                            <w:bookmarkEnd w:id="38"/>
                            <w:r>
                              <w:t xml:space="preserve">. PCA scores of the deposit (top) and the corresponding deposit-based weights </w:t>
                            </w:r>
                            <m:oMath>
                              <m:sSub>
                                <m:sSubPr>
                                  <m:ctrlPr>
                                    <w:rPr>
                                      <w:rFonts w:ascii="Cambria Math" w:hAnsi="Cambria Math"/>
                                    </w:rPr>
                                  </m:ctrlPr>
                                </m:sSubPr>
                                <m:e>
                                  <m:r>
                                    <w:rPr>
                                      <w:rFonts w:ascii="Cambria Math" w:hAnsi="Cambria Math"/>
                                    </w:rPr>
                                    <m:t>w</m:t>
                                  </m:r>
                                </m:e>
                                <m:sub>
                                  <m:r>
                                    <w:rPr>
                                      <w:rFonts w:ascii="Cambria Math" w:hAnsi="Cambria Math"/>
                                    </w:rPr>
                                    <m:t>m</m:t>
                                  </m:r>
                                </m:sub>
                              </m:sSub>
                            </m:oMath>
                            <w:r>
                              <w:rPr>
                                <w:rFonts w:eastAsiaTheme="minorEastAsia"/>
                              </w:rPr>
                              <w:t xml:space="preserve"> </w:t>
                            </w:r>
                            <w:r>
                              <w:t>used in the similarity metric (bottom). The weights emphasize the spatial components most strongly expressed by the deposit.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ADD613" id="_x0000_s1027" type="#_x0000_t202" style="position:absolute;left:0;text-align:left;margin-left:-8.6pt;margin-top:328.7pt;width:476.15pt;height:.05pt;z-index:2516582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" stroked="f">
                <v:textbox style="mso-fit-shape-to-text:t" inset="0,0,0,0">
                  <w:txbxContent>
                    <w:p w14:paraId="79F7FA90" w14:textId="0F274901" w:rsidR="0012574A" w:rsidRPr="0012494B" w:rsidRDefault="0012574A" w:rsidP="0012574A">
                      <w:pPr>
                        <w:pStyle w:val="Caption"/>
                        <w:jc w:val="both"/>
                        <w:rPr>
                          <w:rFonts w:ascii="Calibri" w:eastAsia="Times New Roman" w:hAnsi="Calibri" w:cs="Calibri"/>
                          <w:noProof/>
                          <w:kern w:val="0"/>
                        </w:rPr>
                      </w:pPr>
                      <w:bookmarkStart w:id="39" w:name="_Ref215521669"/>
                      <w:r>
                        <w:t xml:space="preserve">Figure </w:t>
                      </w:r>
                      <w:fldSimple w:instr=" SEQ Figure \* ARABIC ">
                        <w:r w:rsidR="00FE16EE">
                          <w:rPr>
                            <w:noProof/>
                          </w:rPr>
                          <w:t>6</w:t>
                        </w:r>
                      </w:fldSimple>
                      <w:bookmarkEnd w:id="39"/>
                      <w:r>
                        <w:t xml:space="preserve">. PCA scores of the deposit (top) and the corresponding deposit-based weights </w:t>
                      </w:r>
                      <m:oMath>
                        <m:sSub>
                          <m:sSubPr>
                            <m:ctrlPr>
                              <w:rPr>
                                <w:rFonts w:ascii="Cambria Math" w:hAnsi="Cambria Math"/>
                              </w:rPr>
                            </m:ctrlPr>
                          </m:sSubPr>
                          <m:e>
                            <m:r>
                              <w:rPr>
                                <w:rFonts w:ascii="Cambria Math" w:hAnsi="Cambria Math"/>
                              </w:rPr>
                              <m:t>w</m:t>
                            </m:r>
                          </m:e>
                          <m:sub>
                            <m:r>
                              <w:rPr>
                                <w:rFonts w:ascii="Cambria Math" w:hAnsi="Cambria Math"/>
                              </w:rPr>
                              <m:t>m</m:t>
                            </m:r>
                          </m:sub>
                        </m:sSub>
                      </m:oMath>
                      <w:r>
                        <w:rPr>
                          <w:rFonts w:eastAsiaTheme="minorEastAsia"/>
                        </w:rPr>
                        <w:t xml:space="preserve"> </w:t>
                      </w:r>
                      <w:r>
                        <w:t>used in the similarity metric (bottom). The weights emphasize the spatial components most strongly expressed by the deposit.</w:t>
                      </w:r>
                    </w:p>
                  </w:txbxContent>
                </v:textbox>
                <w10:wrap type="square"/>
              </v:shape>
            </w:pict>
          </mc:Fallback>
        </mc:AlternateContent>
      </w:r>
      <w:r w:rsidR="0012574A" w:rsidRPr="00A9426F">
        <w:rPr>
          <w:rFonts w:asciiTheme="minorHAnsi" w:hAnsiTheme="minorHAnsi" w:cstheme="minorHAnsi"/>
          <w:sz w:val="22"/>
          <w:szCs w:val="22"/>
        </w:rPr>
        <w:t>The deposit-weighted squared distance is then</w:t>
      </w:r>
    </w:p>
    <w:p w14:paraId="2533168C" w14:textId="018BCED2" w:rsidR="003F6DB3" w:rsidRPr="00A9426F" w:rsidRDefault="00000000" w:rsidP="00650561">
      <w:pPr>
        <w:spacing w:line="276" w:lineRule="auto"/>
        <w:jc w:val="both"/>
        <w:rPr>
          <w:rFonts w:asciiTheme="minorHAnsi" w:hAnsiTheme="minorHAnsi" w:cstheme="minorHAnsi"/>
          <w:sz w:val="22"/>
          <w:szCs w:val="22"/>
        </w:rPr>
      </w:pPr>
      <m:oMathPara>
        <m:oMath>
          <m:sSubSup>
            <m:sSubSupPr>
              <m:ctrlPr>
                <w:rPr>
                  <w:rFonts w:ascii="Cambria Math" w:hAnsi="Cambria Math" w:cstheme="minorHAnsi"/>
                  <w:sz w:val="22"/>
                  <w:szCs w:val="22"/>
                </w:rPr>
              </m:ctrlPr>
            </m:sSubSupPr>
            <m:e>
              <m:r>
                <w:rPr>
                  <w:rFonts w:ascii="Cambria Math" w:hAnsi="Cambria Math" w:cstheme="minorHAnsi"/>
                  <w:sz w:val="22"/>
                  <w:szCs w:val="22"/>
                </w:rPr>
                <m:t>d</m:t>
              </m:r>
            </m:e>
            <m:sub>
              <m:r>
                <w:rPr>
                  <w:rFonts w:ascii="Cambria Math" w:hAnsi="Cambria Math" w:cstheme="minorHAnsi"/>
                  <w:sz w:val="22"/>
                  <w:szCs w:val="22"/>
                </w:rPr>
                <m:t>i</m:t>
              </m:r>
            </m:sub>
            <m:sup>
              <m:r>
                <m:rPr>
                  <m:nor/>
                </m:rPr>
                <w:rPr>
                  <w:rFonts w:asciiTheme="minorHAnsi" w:hAnsiTheme="minorHAnsi" w:cstheme="minorHAnsi"/>
                  <w:sz w:val="22"/>
                  <w:szCs w:val="22"/>
                </w:rPr>
                <m:t> </m:t>
              </m:r>
              <m:r>
                <w:rPr>
                  <w:rFonts w:ascii="Cambria Math" w:hAnsi="Cambria Math" w:cstheme="minorHAnsi"/>
                  <w:sz w:val="22"/>
                  <w:szCs w:val="22"/>
                </w:rPr>
                <m:t>2</m:t>
              </m:r>
            </m:sup>
          </m:sSubSup>
          <m:r>
            <w:rPr>
              <w:rFonts w:ascii="Cambria Math" w:hAnsi="Cambria Math" w:cstheme="minorHAnsi"/>
              <w:sz w:val="22"/>
              <w:szCs w:val="22"/>
            </w:rPr>
            <m:t>=</m:t>
          </m:r>
          <m:nary>
            <m:naryPr>
              <m:chr m:val="∑"/>
              <m:limLoc m:val="undOvr"/>
              <m:grow m:val="1"/>
              <m:ctrlPr>
                <w:rPr>
                  <w:rFonts w:ascii="Cambria Math" w:hAnsi="Cambria Math" w:cstheme="minorHAnsi"/>
                  <w:sz w:val="22"/>
                  <w:szCs w:val="22"/>
                </w:rPr>
              </m:ctrlPr>
            </m:naryPr>
            <m:sub>
              <m:r>
                <w:rPr>
                  <w:rFonts w:ascii="Cambria Math" w:hAnsi="Cambria Math" w:cstheme="minorHAnsi"/>
                  <w:sz w:val="22"/>
                  <w:szCs w:val="22"/>
                </w:rPr>
                <m:t>k=1</m:t>
              </m:r>
            </m:sub>
            <m:sup>
              <m:r>
                <w:rPr>
                  <w:rFonts w:ascii="Cambria Math" w:hAnsi="Cambria Math" w:cstheme="minorHAnsi"/>
                  <w:sz w:val="22"/>
                  <w:szCs w:val="22"/>
                </w:rPr>
                <m:t>K</m:t>
              </m:r>
            </m:sup>
            <m:e>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k</m:t>
                  </m:r>
                </m:sub>
              </m:sSub>
            </m:e>
          </m:nary>
          <m:r>
            <m:rPr>
              <m:nor/>
            </m:rPr>
            <w:rPr>
              <w:rFonts w:asciiTheme="minorHAnsi" w:hAnsiTheme="minorHAnsi" w:cstheme="minorHAnsi"/>
              <w:sz w:val="22"/>
              <w:szCs w:val="22"/>
            </w:rPr>
            <m:t> </m:t>
          </m:r>
          <m:sSubSup>
            <m:sSubSupPr>
              <m:ctrlPr>
                <w:rPr>
                  <w:rFonts w:ascii="Cambria Math" w:hAnsi="Cambria Math" w:cstheme="minorHAnsi"/>
                  <w:sz w:val="22"/>
                  <w:szCs w:val="22"/>
                </w:rPr>
              </m:ctrlPr>
            </m:sSubSupPr>
            <m:e>
              <m:r>
                <m:rPr>
                  <m:sty m:val="p"/>
                </m:rPr>
                <w:rPr>
                  <w:rFonts w:ascii="Cambria Math" w:hAnsi="Cambria Math" w:cstheme="minorHAnsi"/>
                  <w:sz w:val="22"/>
                  <w:szCs w:val="22"/>
                </w:rPr>
                <m:t>Δ</m:t>
              </m:r>
            </m:e>
            <m:sub>
              <m:r>
                <w:rPr>
                  <w:rFonts w:ascii="Cambria Math" w:hAnsi="Cambria Math" w:cstheme="minorHAnsi"/>
                  <w:sz w:val="22"/>
                  <w:szCs w:val="22"/>
                </w:rPr>
                <m:t>i,k</m:t>
              </m:r>
            </m:sub>
            <m:sup>
              <m:r>
                <m:rPr>
                  <m:nor/>
                </m:rPr>
                <w:rPr>
                  <w:rFonts w:asciiTheme="minorHAnsi" w:hAnsiTheme="minorHAnsi" w:cstheme="minorHAnsi"/>
                  <w:sz w:val="22"/>
                  <w:szCs w:val="22"/>
                </w:rPr>
                <m:t> </m:t>
              </m:r>
              <m:r>
                <w:rPr>
                  <w:rFonts w:ascii="Cambria Math" w:hAnsi="Cambria Math" w:cstheme="minorHAnsi"/>
                  <w:sz w:val="22"/>
                  <w:szCs w:val="22"/>
                </w:rPr>
                <m:t>2</m:t>
              </m:r>
            </m:sup>
          </m:sSubSup>
          <m:r>
            <w:rPr>
              <w:rFonts w:ascii="Cambria Math" w:hAnsi="Cambria Math" w:cstheme="minorHAnsi"/>
              <w:sz w:val="22"/>
              <w:szCs w:val="22"/>
            </w:rPr>
            <m:t>,</m:t>
          </m:r>
          <m:r>
            <m:rPr>
              <m:sty m:val="p"/>
            </m:rPr>
            <w:rPr>
              <w:rFonts w:ascii="Cambria Math" w:hAnsi="Cambria Math" w:cstheme="minorHAnsi"/>
              <w:sz w:val="22"/>
              <w:szCs w:val="22"/>
            </w:rPr>
            <w:br/>
          </m:r>
        </m:oMath>
      </m:oMathPara>
      <w:r w:rsidR="003F6DB3" w:rsidRPr="00A9426F">
        <w:rPr>
          <w:rFonts w:asciiTheme="minorHAnsi" w:hAnsiTheme="minorHAnsi" w:cstheme="minorHAnsi"/>
          <w:sz w:val="22"/>
          <w:szCs w:val="22"/>
        </w:rPr>
        <w:t>and the dissimilarity measure is</w:t>
      </w:r>
    </w:p>
    <w:p w14:paraId="181C96D2" w14:textId="19007813" w:rsidR="00C20B44" w:rsidRPr="00A9426F" w:rsidRDefault="00000000" w:rsidP="00650561">
      <w:pPr>
        <w:spacing w:line="276" w:lineRule="auto"/>
        <w:jc w:val="both"/>
        <w:rPr>
          <w:rFonts w:asciiTheme="minorHAnsi" w:hAnsiTheme="minorHAnsi" w:cstheme="minorHAnsi"/>
          <w:sz w:val="22"/>
          <w:szCs w:val="22"/>
        </w:rPr>
      </w:pPr>
      <m:oMathPara>
        <m:oMath>
          <m:sSub>
            <m:sSubPr>
              <m:ctrlPr>
                <w:rPr>
                  <w:rFonts w:ascii="Cambria Math" w:hAnsi="Cambria Math" w:cstheme="minorHAnsi"/>
                  <w:sz w:val="22"/>
                  <w:szCs w:val="22"/>
                </w:rPr>
              </m:ctrlPr>
            </m:sSubPr>
            <m:e>
              <m:r>
                <w:rPr>
                  <w:rFonts w:ascii="Cambria Math" w:hAnsi="Cambria Math" w:cstheme="minorHAnsi"/>
                  <w:sz w:val="22"/>
                  <w:szCs w:val="22"/>
                </w:rPr>
                <m:t>d</m:t>
              </m:r>
            </m:e>
            <m:sub>
              <m:r>
                <w:rPr>
                  <w:rFonts w:ascii="Cambria Math" w:hAnsi="Cambria Math" w:cstheme="minorHAnsi"/>
                  <w:sz w:val="22"/>
                  <w:szCs w:val="22"/>
                </w:rPr>
                <m:t>i</m:t>
              </m:r>
            </m:sub>
          </m:sSub>
          <m:r>
            <w:rPr>
              <w:rFonts w:ascii="Cambria Math" w:hAnsi="Cambria Math" w:cstheme="minorHAnsi"/>
              <w:sz w:val="22"/>
              <w:szCs w:val="22"/>
            </w:rPr>
            <m:t>=</m:t>
          </m:r>
          <m:rad>
            <m:radPr>
              <m:degHide m:val="1"/>
              <m:ctrlPr>
                <w:rPr>
                  <w:rFonts w:ascii="Cambria Math" w:hAnsi="Cambria Math" w:cstheme="minorHAnsi"/>
                  <w:sz w:val="22"/>
                  <w:szCs w:val="22"/>
                </w:rPr>
              </m:ctrlPr>
            </m:radPr>
            <m:deg/>
            <m:e>
              <m:sSubSup>
                <m:sSubSupPr>
                  <m:ctrlPr>
                    <w:rPr>
                      <w:rFonts w:ascii="Cambria Math" w:hAnsi="Cambria Math" w:cstheme="minorHAnsi"/>
                      <w:sz w:val="22"/>
                      <w:szCs w:val="22"/>
                    </w:rPr>
                  </m:ctrlPr>
                </m:sSubSupPr>
                <m:e>
                  <m:r>
                    <w:rPr>
                      <w:rFonts w:ascii="Cambria Math" w:hAnsi="Cambria Math" w:cstheme="minorHAnsi"/>
                      <w:sz w:val="22"/>
                      <w:szCs w:val="22"/>
                    </w:rPr>
                    <m:t>d</m:t>
                  </m:r>
                </m:e>
                <m:sub>
                  <m:r>
                    <w:rPr>
                      <w:rFonts w:ascii="Cambria Math" w:hAnsi="Cambria Math" w:cstheme="minorHAnsi"/>
                      <w:sz w:val="22"/>
                      <w:szCs w:val="22"/>
                    </w:rPr>
                    <m:t>i</m:t>
                  </m:r>
                </m:sub>
                <m:sup>
                  <m:r>
                    <m:rPr>
                      <m:nor/>
                    </m:rPr>
                    <w:rPr>
                      <w:rFonts w:asciiTheme="minorHAnsi" w:hAnsiTheme="minorHAnsi" w:cstheme="minorHAnsi"/>
                      <w:sz w:val="22"/>
                      <w:szCs w:val="22"/>
                    </w:rPr>
                    <m:t> </m:t>
                  </m:r>
                  <m:r>
                    <w:rPr>
                      <w:rFonts w:ascii="Cambria Math" w:hAnsi="Cambria Math" w:cstheme="minorHAnsi"/>
                      <w:sz w:val="22"/>
                      <w:szCs w:val="22"/>
                    </w:rPr>
                    <m:t>2</m:t>
                  </m:r>
                </m:sup>
              </m:sSubSup>
            </m:e>
          </m:rad>
          <m:r>
            <m:rPr>
              <m:sty m:val="p"/>
            </m:rPr>
            <w:rPr>
              <w:rFonts w:ascii="Cambria Math" w:hAnsi="Cambria Math" w:cstheme="minorHAnsi"/>
              <w:sz w:val="22"/>
              <w:szCs w:val="22"/>
            </w:rPr>
            <m:t>.</m:t>
          </m:r>
          <m:r>
            <m:rPr>
              <m:sty m:val="p"/>
            </m:rPr>
            <w:rPr>
              <w:rFonts w:ascii="Cambria Math" w:hAnsi="Cambria Math" w:cstheme="minorHAnsi"/>
              <w:sz w:val="22"/>
              <w:szCs w:val="22"/>
            </w:rPr>
            <w:br/>
          </m:r>
        </m:oMath>
      </m:oMathPara>
      <w:r w:rsidR="003F6DB3" w:rsidRPr="00A9426F">
        <w:rPr>
          <w:rFonts w:asciiTheme="minorHAnsi" w:hAnsiTheme="minorHAnsi" w:cstheme="minorHAnsi"/>
          <w:sz w:val="22"/>
          <w:szCs w:val="22"/>
        </w:rPr>
        <w:t xml:space="preserve">Windows with the smallest </w:t>
      </w:r>
      <m:oMath>
        <m:sSub>
          <m:sSubPr>
            <m:ctrlPr>
              <w:rPr>
                <w:rFonts w:ascii="Cambria Math" w:hAnsi="Cambria Math" w:cstheme="minorHAnsi"/>
                <w:sz w:val="22"/>
                <w:szCs w:val="22"/>
              </w:rPr>
            </m:ctrlPr>
          </m:sSubPr>
          <m:e>
            <m:r>
              <w:rPr>
                <w:rFonts w:ascii="Cambria Math" w:hAnsi="Cambria Math" w:cstheme="minorHAnsi"/>
                <w:sz w:val="22"/>
                <w:szCs w:val="22"/>
              </w:rPr>
              <m:t>d</m:t>
            </m:r>
          </m:e>
          <m:sub>
            <m:r>
              <w:rPr>
                <w:rFonts w:ascii="Cambria Math" w:hAnsi="Cambria Math" w:cstheme="minorHAnsi"/>
                <w:sz w:val="22"/>
                <w:szCs w:val="22"/>
              </w:rPr>
              <m:t>i</m:t>
            </m:r>
          </m:sub>
        </m:sSub>
      </m:oMath>
      <w:r w:rsidR="00AF43CF" w:rsidRPr="00A9426F">
        <w:rPr>
          <w:rFonts w:asciiTheme="minorHAnsi" w:hAnsiTheme="minorHAnsi" w:cstheme="minorHAnsi"/>
          <w:sz w:val="22"/>
          <w:szCs w:val="22"/>
        </w:rPr>
        <w:t xml:space="preserve"> </w:t>
      </w:r>
      <w:r w:rsidR="003F6DB3" w:rsidRPr="00A9426F">
        <w:rPr>
          <w:rFonts w:asciiTheme="minorHAnsi" w:hAnsiTheme="minorHAnsi" w:cstheme="minorHAnsi"/>
          <w:sz w:val="22"/>
          <w:szCs w:val="22"/>
        </w:rPr>
        <w:t>are those whose PCA score vectors most closely match the deposit’s</w:t>
      </w:r>
      <w:r w:rsidR="00601F3E">
        <w:rPr>
          <w:rFonts w:asciiTheme="minorHAnsi" w:hAnsiTheme="minorHAnsi" w:cstheme="minorHAnsi"/>
          <w:sz w:val="22"/>
          <w:szCs w:val="22"/>
        </w:rPr>
        <w:t xml:space="preserve"> </w:t>
      </w:r>
      <w:r w:rsidR="004327A2">
        <w:rPr>
          <w:rFonts w:asciiTheme="minorHAnsi" w:hAnsiTheme="minorHAnsi" w:cstheme="minorHAnsi"/>
          <w:sz w:val="22"/>
          <w:szCs w:val="22"/>
        </w:rPr>
        <w:t>geometry</w:t>
      </w:r>
      <w:r w:rsidR="003F6DB3" w:rsidRPr="00A9426F">
        <w:rPr>
          <w:rFonts w:asciiTheme="minorHAnsi" w:hAnsiTheme="minorHAnsi" w:cstheme="minorHAnsi"/>
          <w:sz w:val="22"/>
          <w:szCs w:val="22"/>
        </w:rPr>
        <w:t>, after deposit-specific weighting.</w:t>
      </w:r>
      <w:r w:rsidR="00D97709" w:rsidRPr="00A9426F">
        <w:rPr>
          <w:rFonts w:asciiTheme="minorHAnsi" w:hAnsiTheme="minorHAnsi" w:cstheme="minorHAnsi"/>
          <w:sz w:val="22"/>
          <w:szCs w:val="22"/>
        </w:rPr>
        <w:t xml:space="preserve"> Windows that lie closer to the deposit in these coordinates</w:t>
      </w:r>
      <w:r w:rsidR="00AF43CF" w:rsidRPr="00A9426F">
        <w:rPr>
          <w:rFonts w:asciiTheme="minorHAnsi" w:hAnsiTheme="minorHAnsi" w:cstheme="minorHAnsi"/>
          <w:sz w:val="22"/>
          <w:szCs w:val="22"/>
        </w:rPr>
        <w:t xml:space="preserve"> (</w:t>
      </w:r>
      <w:r w:rsidR="00D97709" w:rsidRPr="00A9426F">
        <w:rPr>
          <w:rFonts w:asciiTheme="minorHAnsi" w:hAnsiTheme="minorHAnsi" w:cstheme="minorHAnsi"/>
          <w:sz w:val="22"/>
          <w:szCs w:val="22"/>
        </w:rPr>
        <w:t xml:space="preserve">shown by lighter colors in </w:t>
      </w:r>
      <w:r w:rsidR="0027426B" w:rsidRPr="00A9426F">
        <w:rPr>
          <w:rFonts w:asciiTheme="minorHAnsi" w:hAnsiTheme="minorHAnsi" w:cstheme="minorHAnsi"/>
          <w:sz w:val="22"/>
          <w:szCs w:val="22"/>
        </w:rPr>
        <w:fldChar w:fldCharType="begin"/>
      </w:r>
      <w:r w:rsidR="0027426B" w:rsidRPr="00A9426F">
        <w:rPr>
          <w:rFonts w:asciiTheme="minorHAnsi" w:hAnsiTheme="minorHAnsi" w:cstheme="minorHAnsi"/>
          <w:sz w:val="22"/>
          <w:szCs w:val="22"/>
        </w:rPr>
        <w:instrText xml:space="preserve"> REF _Ref215522506 \h </w:instrText>
      </w:r>
      <w:r w:rsidR="009E0511" w:rsidRPr="00A9426F">
        <w:rPr>
          <w:rFonts w:asciiTheme="minorHAnsi" w:hAnsiTheme="minorHAnsi" w:cstheme="minorHAnsi"/>
          <w:sz w:val="22"/>
          <w:szCs w:val="22"/>
        </w:rPr>
        <w:instrText xml:space="preserve"> \* MERGEFORMAT </w:instrText>
      </w:r>
      <w:r w:rsidR="0027426B" w:rsidRPr="00A9426F">
        <w:rPr>
          <w:rFonts w:asciiTheme="minorHAnsi" w:hAnsiTheme="minorHAnsi" w:cstheme="minorHAnsi"/>
          <w:sz w:val="22"/>
          <w:szCs w:val="22"/>
        </w:rPr>
      </w:r>
      <w:r w:rsidR="0027426B" w:rsidRPr="00A9426F">
        <w:rPr>
          <w:rFonts w:asciiTheme="minorHAnsi" w:hAnsiTheme="minorHAnsi" w:cstheme="minorHAnsi"/>
          <w:sz w:val="22"/>
          <w:szCs w:val="22"/>
        </w:rPr>
        <w:fldChar w:fldCharType="separate"/>
      </w:r>
      <w:r w:rsidR="0027426B" w:rsidRPr="00A9426F">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7</w:t>
      </w:r>
      <w:r w:rsidR="0027426B" w:rsidRPr="00A9426F">
        <w:rPr>
          <w:rFonts w:asciiTheme="minorHAnsi" w:hAnsiTheme="minorHAnsi" w:cstheme="minorHAnsi"/>
          <w:sz w:val="22"/>
          <w:szCs w:val="22"/>
        </w:rPr>
        <w:fldChar w:fldCharType="end"/>
      </w:r>
      <w:r w:rsidR="00AF43CF" w:rsidRPr="00A9426F">
        <w:rPr>
          <w:rFonts w:asciiTheme="minorHAnsi" w:hAnsiTheme="minorHAnsi" w:cstheme="minorHAnsi"/>
          <w:sz w:val="22"/>
          <w:szCs w:val="22"/>
        </w:rPr>
        <w:t xml:space="preserve">) </w:t>
      </w:r>
      <w:r w:rsidR="00D97709" w:rsidRPr="00A9426F">
        <w:rPr>
          <w:rFonts w:asciiTheme="minorHAnsi" w:hAnsiTheme="minorHAnsi" w:cstheme="minorHAnsi"/>
          <w:sz w:val="22"/>
          <w:szCs w:val="22"/>
        </w:rPr>
        <w:t>express more similar multi</w:t>
      </w:r>
      <w:r w:rsidR="003E6F42" w:rsidRPr="00A9426F">
        <w:rPr>
          <w:rFonts w:asciiTheme="minorHAnsi" w:hAnsiTheme="minorHAnsi" w:cstheme="minorHAnsi"/>
          <w:sz w:val="22"/>
          <w:szCs w:val="22"/>
        </w:rPr>
        <w:t>dimensional</w:t>
      </w:r>
      <w:r w:rsidR="00D97709" w:rsidRPr="00A9426F">
        <w:rPr>
          <w:rFonts w:asciiTheme="minorHAnsi" w:hAnsiTheme="minorHAnsi" w:cstheme="minorHAnsi"/>
          <w:sz w:val="22"/>
          <w:szCs w:val="22"/>
        </w:rPr>
        <w:t xml:space="preserve"> </w:t>
      </w:r>
      <w:r w:rsidR="0032154A">
        <w:rPr>
          <w:rFonts w:asciiTheme="minorHAnsi" w:hAnsiTheme="minorHAnsi" w:cstheme="minorHAnsi"/>
          <w:sz w:val="22"/>
          <w:szCs w:val="22"/>
        </w:rPr>
        <w:t>geometry.</w:t>
      </w:r>
      <w:r w:rsidR="001F5609" w:rsidRPr="00A9426F">
        <w:rPr>
          <w:rFonts w:asciiTheme="minorHAnsi" w:hAnsiTheme="minorHAnsi" w:cstheme="minorHAnsi"/>
          <w:sz w:val="22"/>
          <w:szCs w:val="22"/>
        </w:rPr>
        <w:t xml:space="preserve"> </w:t>
      </w:r>
    </w:p>
    <w:p w14:paraId="00428247" w14:textId="7B75BC62" w:rsidR="00C20B44" w:rsidRPr="00A9426F" w:rsidRDefault="00C20B44" w:rsidP="00650561">
      <w:pPr>
        <w:spacing w:line="276" w:lineRule="auto"/>
        <w:jc w:val="both"/>
        <w:rPr>
          <w:rFonts w:asciiTheme="minorHAnsi" w:hAnsiTheme="minorHAnsi" w:cstheme="minorHAnsi"/>
          <w:sz w:val="22"/>
          <w:szCs w:val="22"/>
        </w:rPr>
      </w:pPr>
    </w:p>
    <w:p w14:paraId="4F053413" w14:textId="32404659" w:rsidR="003F6DB3" w:rsidRPr="00A9426F" w:rsidRDefault="00F90B20" w:rsidP="00650561">
      <w:pPr>
        <w:spacing w:line="276" w:lineRule="auto"/>
        <w:jc w:val="both"/>
        <w:rPr>
          <w:rFonts w:asciiTheme="minorHAnsi" w:hAnsiTheme="minorHAnsi" w:cstheme="minorHAnsi"/>
          <w:sz w:val="22"/>
          <w:szCs w:val="22"/>
        </w:rPr>
      </w:pPr>
      <w:commentRangeStart w:id="40"/>
      <w:r w:rsidRPr="00A9426F">
        <w:rPr>
          <w:rFonts w:asciiTheme="minorHAnsi" w:hAnsiTheme="minorHAnsi" w:cstheme="minorHAnsi"/>
          <w:noProof/>
          <w:sz w:val="22"/>
          <w:szCs w:val="22"/>
          <w14:ligatures w14:val="standardContextual"/>
        </w:rPr>
        <w:drawing>
          <wp:anchor distT="0" distB="0" distL="114300" distR="114300" simplePos="0" relativeHeight="251658258" behindDoc="0" locked="0" layoutInCell="1" allowOverlap="1" wp14:anchorId="36ED01FA" wp14:editId="45C59888">
            <wp:simplePos x="0" y="0"/>
            <wp:positionH relativeFrom="column">
              <wp:posOffset>633730</wp:posOffset>
            </wp:positionH>
            <wp:positionV relativeFrom="paragraph">
              <wp:posOffset>969645</wp:posOffset>
            </wp:positionV>
            <wp:extent cx="4692650" cy="2630170"/>
            <wp:effectExtent l="0" t="0" r="6350" b="0"/>
            <wp:wrapTopAndBottom/>
            <wp:docPr id="739469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69117"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92650" cy="2630170"/>
                    </a:xfrm>
                    <a:prstGeom prst="rect">
                      <a:avLst/>
                    </a:prstGeom>
                  </pic:spPr>
                </pic:pic>
              </a:graphicData>
            </a:graphic>
            <wp14:sizeRelH relativeFrom="page">
              <wp14:pctWidth>0</wp14:pctWidth>
            </wp14:sizeRelH>
            <wp14:sizeRelV relativeFrom="page">
              <wp14:pctHeight>0</wp14:pctHeight>
            </wp14:sizeRelV>
          </wp:anchor>
        </w:drawing>
      </w:r>
      <w:commentRangeEnd w:id="40"/>
      <w:r w:rsidR="00C65E30" w:rsidRPr="00A9426F">
        <w:rPr>
          <w:rStyle w:val="CommentReference"/>
          <w:rFonts w:asciiTheme="minorHAnsi" w:hAnsiTheme="minorHAnsi" w:cstheme="minorHAnsi"/>
          <w:noProof/>
          <w:sz w:val="22"/>
          <w:szCs w:val="22"/>
        </w:rPr>
        <w:commentReference w:id="40"/>
      </w:r>
      <w:r w:rsidR="00F033CE" w:rsidRPr="00A9426F">
        <w:rPr>
          <w:rFonts w:asciiTheme="minorHAnsi" w:hAnsiTheme="minorHAnsi" w:cstheme="minorHAnsi"/>
          <w:noProof/>
          <w:sz w:val="22"/>
          <w:szCs w:val="22"/>
        </w:rPr>
        <mc:AlternateContent>
          <mc:Choice Requires="wps">
            <w:drawing>
              <wp:anchor distT="0" distB="0" distL="114300" distR="114300" simplePos="0" relativeHeight="251658248" behindDoc="0" locked="0" layoutInCell="1" allowOverlap="1" wp14:anchorId="4D061F3B" wp14:editId="7F58496D">
                <wp:simplePos x="0" y="0"/>
                <wp:positionH relativeFrom="column">
                  <wp:posOffset>-106680</wp:posOffset>
                </wp:positionH>
                <wp:positionV relativeFrom="paragraph">
                  <wp:posOffset>3717290</wp:posOffset>
                </wp:positionV>
                <wp:extent cx="5943600" cy="635"/>
                <wp:effectExtent l="0" t="0" r="0" b="12065"/>
                <wp:wrapTopAndBottom/>
                <wp:docPr id="88893161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972F398" w14:textId="7263942A" w:rsidR="0012574A" w:rsidRPr="00BF06CA" w:rsidRDefault="0012574A" w:rsidP="0012574A">
                            <w:pPr>
                              <w:pStyle w:val="Caption"/>
                              <w:jc w:val="both"/>
                              <w:rPr>
                                <w:rFonts w:ascii="Calibri" w:eastAsia="Times New Roman" w:hAnsi="Calibri" w:cs="Calibri"/>
                                <w:noProof/>
                                <w:kern w:val="0"/>
                              </w:rPr>
                            </w:pPr>
                            <w:bookmarkStart w:id="41" w:name="_Ref215522506"/>
                            <w:r>
                              <w:t xml:space="preserve">Figure </w:t>
                            </w:r>
                            <w:fldSimple w:instr=" SEQ Figure \* ARABIC ">
                              <w:r w:rsidR="00FE16EE">
                                <w:rPr>
                                  <w:noProof/>
                                </w:rPr>
                                <w:t>7</w:t>
                              </w:r>
                            </w:fldSimple>
                            <w:bookmarkEnd w:id="41"/>
                            <w:r>
                              <w:t xml:space="preserve">. Pairwise scatter plots of PCA scores for principal component pairs </w:t>
                            </w:r>
                            <m:oMath>
                              <m:d>
                                <m:dPr>
                                  <m:sepChr m:val=","/>
                                  <m:ctrlPr>
                                    <w:rPr>
                                      <w:rFonts w:ascii="Cambria Math" w:hAnsi="Cambria Math"/>
                                    </w:rPr>
                                  </m:ctrlPr>
                                </m:dPr>
                                <m:e>
                                  <m:r>
                                    <w:rPr>
                                      <w:rFonts w:ascii="Cambria Math" w:hAnsi="Cambria Math"/>
                                    </w:rPr>
                                    <m:t>PC1</m:t>
                                  </m:r>
                                </m:e>
                                <m:e>
                                  <m:r>
                                    <w:rPr>
                                      <w:rFonts w:ascii="Cambria Math" w:hAnsi="Cambria Math"/>
                                    </w:rPr>
                                    <m:t>PC3</m:t>
                                  </m:r>
                                </m:e>
                              </m:d>
                            </m:oMath>
                            <w:r>
                              <w:t xml:space="preserve">and </w:t>
                            </w:r>
                            <m:oMath>
                              <m:d>
                                <m:dPr>
                                  <m:sepChr m:val=","/>
                                  <m:ctrlPr>
                                    <w:rPr>
                                      <w:rFonts w:ascii="Cambria Math" w:hAnsi="Cambria Math"/>
                                    </w:rPr>
                                  </m:ctrlPr>
                                </m:dPr>
                                <m:e>
                                  <m:r>
                                    <w:rPr>
                                      <w:rFonts w:ascii="Cambria Math" w:hAnsi="Cambria Math"/>
                                    </w:rPr>
                                    <m:t>PC4</m:t>
                                  </m:r>
                                </m:e>
                                <m:e>
                                  <m:r>
                                    <w:rPr>
                                      <w:rFonts w:ascii="Cambria Math" w:hAnsi="Cambria Math"/>
                                    </w:rPr>
                                    <m:t>PC2</m:t>
                                  </m:r>
                                </m:e>
                              </m:d>
                            </m:oMath>
                            <w:r>
                              <w:t>. Each point corresponds to a sliding window in the study area</w:t>
                            </w:r>
                            <w:r w:rsidR="00997477">
                              <w:t>.</w:t>
                            </w:r>
                            <w:r w:rsidR="00B40549">
                              <w:t xml:space="preserve"> They are</w:t>
                            </w:r>
                            <w:r>
                              <w:t xml:space="preserve"> </w:t>
                            </w:r>
                            <w:r w:rsidR="00B40549">
                              <w:t>colored by their</w:t>
                            </w:r>
                            <w:r>
                              <w:t xml:space="preserve"> deposit-weighted distance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t>
                            </w:r>
                            <w:ins w:id="42" w:author="Sofia Mantilla Salas" w:date="2026-06-24T16:24:00Z" w16du:dateUtc="2026-06-24T21:24:00Z">
                              <w:r w:rsidR="00000000">
                                <w:t xml:space="preserve">computed in variance-standardized PCA space. </w:t>
                              </w:r>
                            </w:ins>
                            <w:r>
                              <w:t xml:space="preserve">computed in </w:t>
                            </w:r>
                            <w:r w:rsidR="00B2679D">
                              <w:t>the standar</w:t>
                            </w:r>
                            <w:r>
                              <w:t>d PCA space. Lighter blue colors denote windows whose spatial patterns more closely resemble the deposit</w:t>
                            </w:r>
                            <w:r w:rsidR="00C572BC">
                              <w:t xml:space="preserve"> geometry</w:t>
                            </w:r>
                            <w:r>
                              <w:t xml:space="preserve">. The deposit window (yellow star) lies near its four top-ranked matches (red circles), illustrating how the similarity metric identifies windows with </w:t>
                            </w:r>
                            <w:r w:rsidR="00012062">
                              <w:t xml:space="preserve">geometry </w:t>
                            </w:r>
                            <w:r>
                              <w:t>similar to that of the deposit.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061F3B" id="_x0000_s1028" type="#_x0000_t202" style="position:absolute;left:0;text-align:left;margin-left:-8.4pt;margin-top:292.7pt;width:468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" stroked="f">
                <v:textbox style="mso-fit-shape-to-text:t" inset="0,0,0,0">
                  <w:txbxContent>
                    <w:p w14:paraId="6972F398" w14:textId="7263942A" w:rsidR="0012574A" w:rsidRPr="00BF06CA" w:rsidRDefault="0012574A" w:rsidP="0012574A">
                      <w:pPr>
                        <w:pStyle w:val="Caption"/>
                        <w:jc w:val="both"/>
                        <w:rPr>
                          <w:rFonts w:ascii="Calibri" w:eastAsia="Times New Roman" w:hAnsi="Calibri" w:cs="Calibri"/>
                          <w:noProof/>
                          <w:kern w:val="0"/>
                        </w:rPr>
                      </w:pPr>
                      <w:bookmarkStart w:id="43" w:name="_Ref215522506"/>
                      <w:r>
                        <w:t xml:space="preserve">Figure </w:t>
                      </w:r>
                      <w:fldSimple w:instr=" SEQ Figure \* ARABIC ">
                        <w:r w:rsidR="00FE16EE">
                          <w:rPr>
                            <w:noProof/>
                          </w:rPr>
                          <w:t>7</w:t>
                        </w:r>
                      </w:fldSimple>
                      <w:bookmarkEnd w:id="43"/>
                      <w:r>
                        <w:t xml:space="preserve">. Pairwise scatter plots of PCA scores for principal component pairs </w:t>
                      </w:r>
                      <m:oMath>
                        <m:d>
                          <m:dPr>
                            <m:sepChr m:val=","/>
                            <m:ctrlPr>
                              <w:rPr>
                                <w:rFonts w:ascii="Cambria Math" w:hAnsi="Cambria Math"/>
                              </w:rPr>
                            </m:ctrlPr>
                          </m:dPr>
                          <m:e>
                            <m:r>
                              <w:rPr>
                                <w:rFonts w:ascii="Cambria Math" w:hAnsi="Cambria Math"/>
                              </w:rPr>
                              <m:t>PC1</m:t>
                            </m:r>
                          </m:e>
                          <m:e>
                            <m:r>
                              <w:rPr>
                                <w:rFonts w:ascii="Cambria Math" w:hAnsi="Cambria Math"/>
                              </w:rPr>
                              <m:t>PC3</m:t>
                            </m:r>
                          </m:e>
                        </m:d>
                      </m:oMath>
                      <w:r>
                        <w:t xml:space="preserve">and </w:t>
                      </w:r>
                      <m:oMath>
                        <m:d>
                          <m:dPr>
                            <m:sepChr m:val=","/>
                            <m:ctrlPr>
                              <w:rPr>
                                <w:rFonts w:ascii="Cambria Math" w:hAnsi="Cambria Math"/>
                              </w:rPr>
                            </m:ctrlPr>
                          </m:dPr>
                          <m:e>
                            <m:r>
                              <w:rPr>
                                <w:rFonts w:ascii="Cambria Math" w:hAnsi="Cambria Math"/>
                              </w:rPr>
                              <m:t>PC4</m:t>
                            </m:r>
                          </m:e>
                          <m:e>
                            <m:r>
                              <w:rPr>
                                <w:rFonts w:ascii="Cambria Math" w:hAnsi="Cambria Math"/>
                              </w:rPr>
                              <m:t>PC2</m:t>
                            </m:r>
                          </m:e>
                        </m:d>
                      </m:oMath>
                      <w:r>
                        <w:t>. Each point corresponds to a sliding window in the study area</w:t>
                      </w:r>
                      <w:r w:rsidR="00997477">
                        <w:t>.</w:t>
                      </w:r>
                      <w:r w:rsidR="00B40549">
                        <w:t xml:space="preserve"> They are</w:t>
                      </w:r>
                      <w:r>
                        <w:t xml:space="preserve"> </w:t>
                      </w:r>
                      <w:r w:rsidR="00B40549">
                        <w:t>colored by their</w:t>
                      </w:r>
                      <w:r>
                        <w:t xml:space="preserve"> deposit-weighted distance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t>
                      </w:r>
                      <w:ins w:id="44" w:author="Sofia Mantilla Salas" w:date="2026-06-24T16:24:00Z" w16du:dateUtc="2026-06-24T21:24:00Z">
                        <w:r w:rsidR="00000000">
                          <w:t xml:space="preserve">computed in variance-standardized PCA space. </w:t>
                        </w:r>
                      </w:ins>
                      <w:r>
                        <w:t xml:space="preserve">computed in </w:t>
                      </w:r>
                      <w:r w:rsidR="00B2679D">
                        <w:t>the standar</w:t>
                      </w:r>
                      <w:r>
                        <w:t>d PCA space. Lighter blue colors denote windows whose spatial patterns more closely resemble the deposit</w:t>
                      </w:r>
                      <w:r w:rsidR="00C572BC">
                        <w:t xml:space="preserve"> geometry</w:t>
                      </w:r>
                      <w:r>
                        <w:t xml:space="preserve">. The deposit window (yellow star) lies near its four top-ranked matches (red circles), illustrating how the similarity metric identifies windows with </w:t>
                      </w:r>
                      <w:r w:rsidR="00012062">
                        <w:t xml:space="preserve">geometry </w:t>
                      </w:r>
                      <w:r>
                        <w:t>similar to that of the deposit.</w:t>
                      </w:r>
                    </w:p>
                  </w:txbxContent>
                </v:textbox>
                <w10:wrap type="topAndBottom"/>
              </v:shape>
            </w:pict>
          </mc:Fallback>
        </mc:AlternateContent>
      </w:r>
      <w:r w:rsidR="001F5609" w:rsidRPr="00A9426F">
        <w:rPr>
          <w:rFonts w:asciiTheme="minorHAnsi" w:hAnsiTheme="minorHAnsi" w:cstheme="minorHAnsi"/>
          <w:sz w:val="22"/>
          <w:szCs w:val="22"/>
        </w:rPr>
        <w:t xml:space="preserve">The two panels in </w:t>
      </w:r>
      <w:r w:rsidR="001F5609" w:rsidRPr="00A9426F">
        <w:rPr>
          <w:rFonts w:asciiTheme="minorHAnsi" w:hAnsiTheme="minorHAnsi" w:cstheme="minorHAnsi"/>
          <w:sz w:val="22"/>
          <w:szCs w:val="22"/>
        </w:rPr>
        <w:fldChar w:fldCharType="begin"/>
      </w:r>
      <w:r w:rsidR="001F5609" w:rsidRPr="00A9426F">
        <w:rPr>
          <w:rFonts w:asciiTheme="minorHAnsi" w:hAnsiTheme="minorHAnsi" w:cstheme="minorHAnsi"/>
          <w:sz w:val="22"/>
          <w:szCs w:val="22"/>
        </w:rPr>
        <w:instrText xml:space="preserve"> REF _Ref215522506 \h </w:instrText>
      </w:r>
      <w:r w:rsidR="009E0511" w:rsidRPr="00A9426F">
        <w:rPr>
          <w:rFonts w:asciiTheme="minorHAnsi" w:hAnsiTheme="minorHAnsi" w:cstheme="minorHAnsi"/>
          <w:sz w:val="22"/>
          <w:szCs w:val="22"/>
        </w:rPr>
        <w:instrText xml:space="preserve"> \* MERGEFORMAT </w:instrText>
      </w:r>
      <w:r w:rsidR="001F5609" w:rsidRPr="00A9426F">
        <w:rPr>
          <w:rFonts w:asciiTheme="minorHAnsi" w:hAnsiTheme="minorHAnsi" w:cstheme="minorHAnsi"/>
          <w:sz w:val="22"/>
          <w:szCs w:val="22"/>
        </w:rPr>
      </w:r>
      <w:r w:rsidR="001F5609" w:rsidRPr="00A9426F">
        <w:rPr>
          <w:rFonts w:asciiTheme="minorHAnsi" w:hAnsiTheme="minorHAnsi" w:cstheme="minorHAnsi"/>
          <w:sz w:val="22"/>
          <w:szCs w:val="22"/>
        </w:rPr>
        <w:fldChar w:fldCharType="separate"/>
      </w:r>
      <w:r w:rsidR="001F5609" w:rsidRPr="00A9426F">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7</w:t>
      </w:r>
      <w:r w:rsidR="001F5609" w:rsidRPr="00A9426F">
        <w:rPr>
          <w:rFonts w:asciiTheme="minorHAnsi" w:hAnsiTheme="minorHAnsi" w:cstheme="minorHAnsi"/>
          <w:sz w:val="22"/>
          <w:szCs w:val="22"/>
        </w:rPr>
        <w:fldChar w:fldCharType="end"/>
      </w:r>
      <w:r w:rsidR="001F5609" w:rsidRPr="00A9426F">
        <w:rPr>
          <w:rFonts w:asciiTheme="minorHAnsi" w:hAnsiTheme="minorHAnsi" w:cstheme="minorHAnsi"/>
          <w:sz w:val="22"/>
          <w:szCs w:val="22"/>
        </w:rPr>
        <w:t xml:space="preserve"> illustrate the relative importance of the principal components in the distance and similarity calculations. In the (PC</w:t>
      </w:r>
      <w:r w:rsidR="00071625" w:rsidRPr="00A9426F">
        <w:rPr>
          <w:rFonts w:asciiTheme="minorHAnsi" w:hAnsiTheme="minorHAnsi" w:cstheme="minorHAnsi"/>
          <w:sz w:val="22"/>
          <w:szCs w:val="22"/>
        </w:rPr>
        <w:t>1</w:t>
      </w:r>
      <w:r w:rsidR="001F5609" w:rsidRPr="00A9426F">
        <w:rPr>
          <w:rFonts w:asciiTheme="minorHAnsi" w:hAnsiTheme="minorHAnsi" w:cstheme="minorHAnsi"/>
          <w:sz w:val="22"/>
          <w:szCs w:val="22"/>
        </w:rPr>
        <w:t>,</w:t>
      </w:r>
      <w:r w:rsidR="00C274FB" w:rsidRPr="00A9426F">
        <w:rPr>
          <w:rFonts w:asciiTheme="minorHAnsi" w:hAnsiTheme="minorHAnsi" w:cstheme="minorHAnsi"/>
          <w:sz w:val="22"/>
          <w:szCs w:val="22"/>
        </w:rPr>
        <w:t xml:space="preserve"> </w:t>
      </w:r>
      <w:r w:rsidR="001F5609" w:rsidRPr="00A9426F">
        <w:rPr>
          <w:rFonts w:asciiTheme="minorHAnsi" w:hAnsiTheme="minorHAnsi" w:cstheme="minorHAnsi"/>
          <w:sz w:val="22"/>
          <w:szCs w:val="22"/>
        </w:rPr>
        <w:t>PC</w:t>
      </w:r>
      <w:r w:rsidR="00071625" w:rsidRPr="00A9426F">
        <w:rPr>
          <w:rFonts w:asciiTheme="minorHAnsi" w:hAnsiTheme="minorHAnsi" w:cstheme="minorHAnsi"/>
          <w:sz w:val="22"/>
          <w:szCs w:val="22"/>
        </w:rPr>
        <w:t>3</w:t>
      </w:r>
      <w:r w:rsidR="001F5609" w:rsidRPr="00A9426F">
        <w:rPr>
          <w:rFonts w:asciiTheme="minorHAnsi" w:hAnsiTheme="minorHAnsi" w:cstheme="minorHAnsi"/>
          <w:sz w:val="22"/>
          <w:szCs w:val="22"/>
        </w:rPr>
        <w:t xml:space="preserve">) plot (left), the color gradient </w:t>
      </w:r>
      <w:r w:rsidR="00C37055">
        <w:rPr>
          <w:rFonts w:asciiTheme="minorHAnsi" w:hAnsiTheme="minorHAnsi" w:cstheme="minorHAnsi"/>
          <w:sz w:val="22"/>
          <w:szCs w:val="22"/>
        </w:rPr>
        <w:t>of the distances corresponds closely</w:t>
      </w:r>
      <w:r w:rsidR="001F5609" w:rsidRPr="00A9426F">
        <w:rPr>
          <w:rFonts w:asciiTheme="minorHAnsi" w:hAnsiTheme="minorHAnsi" w:cstheme="minorHAnsi"/>
          <w:sz w:val="22"/>
          <w:szCs w:val="22"/>
        </w:rPr>
        <w:t xml:space="preserve"> with </w:t>
      </w:r>
      <w:r w:rsidR="00C37055">
        <w:rPr>
          <w:rFonts w:asciiTheme="minorHAnsi" w:hAnsiTheme="minorHAnsi" w:cstheme="minorHAnsi"/>
          <w:sz w:val="22"/>
          <w:szCs w:val="22"/>
        </w:rPr>
        <w:t>PC1 and less with PC3.</w:t>
      </w:r>
      <w:r w:rsidR="00B803B9">
        <w:rPr>
          <w:rFonts w:asciiTheme="minorHAnsi" w:hAnsiTheme="minorHAnsi" w:cstheme="minorHAnsi"/>
          <w:sz w:val="22"/>
          <w:szCs w:val="22"/>
        </w:rPr>
        <w:t xml:space="preserve"> W</w:t>
      </w:r>
      <w:r w:rsidR="001F5609" w:rsidRPr="00A9426F">
        <w:rPr>
          <w:rFonts w:asciiTheme="minorHAnsi" w:hAnsiTheme="minorHAnsi" w:cstheme="minorHAnsi"/>
          <w:sz w:val="22"/>
          <w:szCs w:val="22"/>
        </w:rPr>
        <w:t>indows</w:t>
      </w:r>
      <w:ins w:id="45" w:author="Microsoft Word" w:date="2026-06-24T16:24:00Z" w16du:dateUtc="2026-06-24T21:24:00Z">
        <w:r w:rsidR="001F5609" w:rsidRPr="00A9426F">
          <w:rPr>
            <w:rFonts w:asciiTheme="minorHAnsi" w:hAnsiTheme="minorHAnsi" w:cstheme="minorHAnsi"/>
            <w:sz w:val="22"/>
            <w:szCs w:val="22"/>
          </w:rPr>
          <w:t>the axes</w:t>
        </w:r>
        <w:r w:rsidR="00B803B9">
          <w:rPr>
            <w:rFonts w:asciiTheme="minorHAnsi" w:hAnsiTheme="minorHAnsi" w:cstheme="minorHAnsi"/>
            <w:sz w:val="22"/>
            <w:szCs w:val="22"/>
          </w:rPr>
          <w:t>. W</w:t>
        </w:r>
        <w:r w:rsidR="001F5609" w:rsidRPr="00A9426F">
          <w:rPr>
            <w:rFonts w:asciiTheme="minorHAnsi" w:hAnsiTheme="minorHAnsi" w:cstheme="minorHAnsi"/>
            <w:sz w:val="22"/>
            <w:szCs w:val="22"/>
          </w:rPr>
          <w:t>indows</w:t>
        </w:r>
      </w:ins>
      <w:r w:rsidR="001F5609" w:rsidRPr="00A9426F">
        <w:rPr>
          <w:rFonts w:asciiTheme="minorHAnsi" w:hAnsiTheme="minorHAnsi" w:cstheme="minorHAnsi"/>
          <w:sz w:val="22"/>
          <w:szCs w:val="22"/>
        </w:rPr>
        <w:t xml:space="preserve"> with </w:t>
      </w:r>
      <w:r w:rsidR="007E764A" w:rsidRPr="00A9426F">
        <w:rPr>
          <w:rFonts w:asciiTheme="minorHAnsi" w:hAnsiTheme="minorHAnsi" w:cstheme="minorHAnsi"/>
          <w:sz w:val="22"/>
          <w:szCs w:val="22"/>
        </w:rPr>
        <w:t>high</w:t>
      </w:r>
      <w:r w:rsidR="001F5609" w:rsidRPr="00A9426F">
        <w:rPr>
          <w:rFonts w:asciiTheme="minorHAnsi" w:hAnsiTheme="minorHAnsi" w:cstheme="minorHAnsi"/>
          <w:sz w:val="22"/>
          <w:szCs w:val="22"/>
        </w:rPr>
        <w:t xml:space="preserve"> PC</w:t>
      </w:r>
      <w:r w:rsidR="00D62651" w:rsidRPr="00A9426F">
        <w:rPr>
          <w:rFonts w:asciiTheme="minorHAnsi" w:hAnsiTheme="minorHAnsi" w:cstheme="minorHAnsi"/>
          <w:sz w:val="22"/>
          <w:szCs w:val="22"/>
        </w:rPr>
        <w:t>1</w:t>
      </w:r>
      <w:r w:rsidR="001F5609" w:rsidRPr="00A9426F">
        <w:rPr>
          <w:rFonts w:asciiTheme="minorHAnsi" w:hAnsiTheme="minorHAnsi" w:cstheme="minorHAnsi"/>
          <w:sz w:val="22"/>
          <w:szCs w:val="22"/>
        </w:rPr>
        <w:t xml:space="preserve"> and PC</w:t>
      </w:r>
      <w:r w:rsidR="00D62651" w:rsidRPr="00A9426F">
        <w:rPr>
          <w:rFonts w:asciiTheme="minorHAnsi" w:hAnsiTheme="minorHAnsi" w:cstheme="minorHAnsi"/>
          <w:sz w:val="22"/>
          <w:szCs w:val="22"/>
        </w:rPr>
        <w:t>3</w:t>
      </w:r>
      <w:r w:rsidR="001F5609" w:rsidRPr="00A9426F">
        <w:rPr>
          <w:rFonts w:asciiTheme="minorHAnsi" w:hAnsiTheme="minorHAnsi" w:cstheme="minorHAnsi"/>
          <w:sz w:val="22"/>
          <w:szCs w:val="22"/>
        </w:rPr>
        <w:t xml:space="preserve"> scores show the smallest distances</w:t>
      </w:r>
      <w:r w:rsidR="006C3673">
        <w:rPr>
          <w:rFonts w:asciiTheme="minorHAnsi" w:hAnsiTheme="minorHAnsi" w:cstheme="minorHAnsi"/>
          <w:sz w:val="22"/>
          <w:szCs w:val="22"/>
        </w:rPr>
        <w:t xml:space="preserve">. </w:t>
      </w:r>
      <w:r w:rsidR="001F5609" w:rsidRPr="00A9426F">
        <w:rPr>
          <w:rFonts w:asciiTheme="minorHAnsi" w:hAnsiTheme="minorHAnsi" w:cstheme="minorHAnsi"/>
          <w:sz w:val="22"/>
          <w:szCs w:val="22"/>
        </w:rPr>
        <w:t>This indicates that PC</w:t>
      </w:r>
      <w:r w:rsidR="00D62651" w:rsidRPr="00A9426F">
        <w:rPr>
          <w:rFonts w:asciiTheme="minorHAnsi" w:hAnsiTheme="minorHAnsi" w:cstheme="minorHAnsi"/>
          <w:sz w:val="22"/>
          <w:szCs w:val="22"/>
        </w:rPr>
        <w:t>1</w:t>
      </w:r>
      <w:r w:rsidR="001F5609" w:rsidRPr="00A9426F">
        <w:rPr>
          <w:rFonts w:asciiTheme="minorHAnsi" w:hAnsiTheme="minorHAnsi" w:cstheme="minorHAnsi"/>
          <w:sz w:val="22"/>
          <w:szCs w:val="22"/>
        </w:rPr>
        <w:t xml:space="preserve"> and PC</w:t>
      </w:r>
      <w:r w:rsidR="00D62651" w:rsidRPr="00A9426F">
        <w:rPr>
          <w:rFonts w:asciiTheme="minorHAnsi" w:hAnsiTheme="minorHAnsi" w:cstheme="minorHAnsi"/>
          <w:sz w:val="22"/>
          <w:szCs w:val="22"/>
        </w:rPr>
        <w:t>3</w:t>
      </w:r>
      <w:r w:rsidR="001F5609" w:rsidRPr="00A9426F">
        <w:rPr>
          <w:rFonts w:asciiTheme="minorHAnsi" w:hAnsiTheme="minorHAnsi" w:cstheme="minorHAnsi"/>
          <w:sz w:val="22"/>
          <w:szCs w:val="22"/>
        </w:rPr>
        <w:t xml:space="preserve"> jointly capture the dominant spatial patterns that define the deposit </w:t>
      </w:r>
      <w:r w:rsidR="0032154A">
        <w:rPr>
          <w:rFonts w:asciiTheme="minorHAnsi" w:hAnsiTheme="minorHAnsi" w:cstheme="minorHAnsi"/>
          <w:sz w:val="22"/>
          <w:szCs w:val="22"/>
        </w:rPr>
        <w:t>geometry</w:t>
      </w:r>
      <w:r w:rsidR="00D801DA">
        <w:rPr>
          <w:rFonts w:asciiTheme="minorHAnsi" w:hAnsiTheme="minorHAnsi" w:cstheme="minorHAnsi"/>
          <w:sz w:val="22"/>
          <w:szCs w:val="22"/>
        </w:rPr>
        <w:t xml:space="preserve"> (see PC scores in </w:t>
      </w:r>
      <w:r w:rsidR="00D801DA">
        <w:rPr>
          <w:rFonts w:asciiTheme="minorHAnsi" w:hAnsiTheme="minorHAnsi" w:cstheme="minorHAnsi"/>
          <w:sz w:val="22"/>
          <w:szCs w:val="22"/>
        </w:rPr>
        <w:fldChar w:fldCharType="begin"/>
      </w:r>
      <w:r w:rsidR="00D801DA">
        <w:rPr>
          <w:rFonts w:asciiTheme="minorHAnsi" w:hAnsiTheme="minorHAnsi" w:cstheme="minorHAnsi"/>
          <w:sz w:val="22"/>
          <w:szCs w:val="22"/>
        </w:rPr>
        <w:instrText xml:space="preserve"> REF _Ref215521669 \h  \* MERGEFORMAT </w:instrText>
      </w:r>
      <w:r w:rsidR="00D801DA">
        <w:rPr>
          <w:rFonts w:asciiTheme="minorHAnsi" w:hAnsiTheme="minorHAnsi" w:cstheme="minorHAnsi"/>
          <w:sz w:val="22"/>
          <w:szCs w:val="22"/>
        </w:rPr>
      </w:r>
      <w:r w:rsidR="00D801DA">
        <w:rPr>
          <w:rFonts w:asciiTheme="minorHAnsi" w:hAnsiTheme="minorHAnsi" w:cstheme="minorHAnsi"/>
          <w:sz w:val="22"/>
          <w:szCs w:val="22"/>
        </w:rPr>
        <w:fldChar w:fldCharType="separate"/>
      </w:r>
      <w:r w:rsidR="00D801DA" w:rsidRPr="00D801DA">
        <w:rPr>
          <w:rFonts w:asciiTheme="minorHAnsi" w:hAnsiTheme="minorHAnsi" w:cstheme="minorHAnsi"/>
          <w:sz w:val="22"/>
          <w:szCs w:val="22"/>
        </w:rPr>
        <w:t>Figure 6</w:t>
      </w:r>
      <w:r w:rsidR="00D801DA">
        <w:rPr>
          <w:rFonts w:asciiTheme="minorHAnsi" w:hAnsiTheme="minorHAnsi" w:cstheme="minorHAnsi"/>
          <w:sz w:val="22"/>
          <w:szCs w:val="22"/>
        </w:rPr>
        <w:fldChar w:fldCharType="end"/>
      </w:r>
      <w:r w:rsidR="00D801DA">
        <w:rPr>
          <w:rFonts w:asciiTheme="minorHAnsi" w:hAnsiTheme="minorHAnsi" w:cstheme="minorHAnsi"/>
          <w:sz w:val="22"/>
          <w:szCs w:val="22"/>
        </w:rPr>
        <w:t>)</w:t>
      </w:r>
      <w:r w:rsidR="0032154A">
        <w:rPr>
          <w:rFonts w:asciiTheme="minorHAnsi" w:hAnsiTheme="minorHAnsi" w:cstheme="minorHAnsi"/>
          <w:sz w:val="22"/>
          <w:szCs w:val="22"/>
        </w:rPr>
        <w:t>.</w:t>
      </w:r>
      <w:r w:rsidR="001F5609" w:rsidRPr="00A9426F">
        <w:rPr>
          <w:rFonts w:asciiTheme="minorHAnsi" w:hAnsiTheme="minorHAnsi" w:cstheme="minorHAnsi"/>
          <w:sz w:val="22"/>
          <w:szCs w:val="22"/>
        </w:rPr>
        <w:t xml:space="preserve"> </w:t>
      </w:r>
      <w:r w:rsidR="00C274FB" w:rsidRPr="00A9426F">
        <w:rPr>
          <w:rFonts w:asciiTheme="minorHAnsi" w:hAnsiTheme="minorHAnsi" w:cstheme="minorHAnsi"/>
          <w:sz w:val="22"/>
          <w:szCs w:val="22"/>
        </w:rPr>
        <w:t xml:space="preserve"> </w:t>
      </w:r>
      <w:r w:rsidR="001F5609" w:rsidRPr="00A9426F">
        <w:rPr>
          <w:rFonts w:asciiTheme="minorHAnsi" w:hAnsiTheme="minorHAnsi" w:cstheme="minorHAnsi"/>
          <w:sz w:val="22"/>
          <w:szCs w:val="22"/>
        </w:rPr>
        <w:t xml:space="preserve">In contrast, </w:t>
      </w:r>
      <w:r w:rsidR="00337124" w:rsidRPr="00A9426F">
        <w:rPr>
          <w:rFonts w:asciiTheme="minorHAnsi" w:hAnsiTheme="minorHAnsi" w:cstheme="minorHAnsi"/>
          <w:sz w:val="22"/>
          <w:szCs w:val="22"/>
        </w:rPr>
        <w:t xml:space="preserve">in </w:t>
      </w:r>
      <w:r w:rsidR="00337124" w:rsidRPr="00A9426F">
        <w:rPr>
          <w:rFonts w:asciiTheme="minorHAnsi" w:hAnsiTheme="minorHAnsi" w:cstheme="minorHAnsi"/>
          <w:sz w:val="22"/>
          <w:szCs w:val="22"/>
        </w:rPr>
        <w:fldChar w:fldCharType="begin"/>
      </w:r>
      <w:r w:rsidR="00337124" w:rsidRPr="00A9426F">
        <w:rPr>
          <w:rFonts w:asciiTheme="minorHAnsi" w:hAnsiTheme="minorHAnsi" w:cstheme="minorHAnsi"/>
          <w:sz w:val="22"/>
          <w:szCs w:val="22"/>
        </w:rPr>
        <w:instrText xml:space="preserve"> REF _Ref215522506 \h  \* MERGEFORMAT </w:instrText>
      </w:r>
      <w:r w:rsidR="00337124" w:rsidRPr="00A9426F">
        <w:rPr>
          <w:rFonts w:asciiTheme="minorHAnsi" w:hAnsiTheme="minorHAnsi" w:cstheme="minorHAnsi"/>
          <w:sz w:val="22"/>
          <w:szCs w:val="22"/>
        </w:rPr>
      </w:r>
      <w:r w:rsidR="00337124" w:rsidRPr="00A9426F">
        <w:rPr>
          <w:rFonts w:asciiTheme="minorHAnsi" w:hAnsiTheme="minorHAnsi" w:cstheme="minorHAnsi"/>
          <w:sz w:val="22"/>
          <w:szCs w:val="22"/>
        </w:rPr>
        <w:fldChar w:fldCharType="separate"/>
      </w:r>
      <w:r w:rsidR="00337124" w:rsidRPr="00175379">
        <w:rPr>
          <w:rFonts w:asciiTheme="minorHAnsi" w:hAnsiTheme="minorHAnsi" w:cstheme="minorHAnsi"/>
          <w:sz w:val="22"/>
          <w:szCs w:val="22"/>
        </w:rPr>
        <w:t xml:space="preserve">Figure </w:t>
      </w:r>
      <w:r w:rsidR="00337124" w:rsidRPr="00175379">
        <w:rPr>
          <w:rFonts w:asciiTheme="minorHAnsi" w:hAnsiTheme="minorHAnsi" w:cstheme="minorHAnsi"/>
          <w:noProof/>
          <w:sz w:val="22"/>
          <w:szCs w:val="22"/>
        </w:rPr>
        <w:t>7</w:t>
      </w:r>
      <w:r w:rsidR="00337124" w:rsidRPr="00A9426F">
        <w:rPr>
          <w:rFonts w:asciiTheme="minorHAnsi" w:hAnsiTheme="minorHAnsi" w:cstheme="minorHAnsi"/>
          <w:sz w:val="22"/>
          <w:szCs w:val="22"/>
        </w:rPr>
        <w:fldChar w:fldCharType="end"/>
      </w:r>
      <w:r w:rsidR="001F5609" w:rsidRPr="00A9426F">
        <w:rPr>
          <w:rFonts w:asciiTheme="minorHAnsi" w:hAnsiTheme="minorHAnsi" w:cstheme="minorHAnsi"/>
          <w:sz w:val="22"/>
          <w:szCs w:val="22"/>
        </w:rPr>
        <w:t>, the (PC</w:t>
      </w:r>
      <w:r w:rsidR="00B92683" w:rsidRPr="00A9426F">
        <w:rPr>
          <w:rFonts w:asciiTheme="minorHAnsi" w:hAnsiTheme="minorHAnsi" w:cstheme="minorHAnsi"/>
          <w:sz w:val="22"/>
          <w:szCs w:val="22"/>
        </w:rPr>
        <w:t>4</w:t>
      </w:r>
      <w:r w:rsidR="001F5609" w:rsidRPr="00A9426F">
        <w:rPr>
          <w:rFonts w:asciiTheme="minorHAnsi" w:hAnsiTheme="minorHAnsi" w:cstheme="minorHAnsi"/>
          <w:sz w:val="22"/>
          <w:szCs w:val="22"/>
        </w:rPr>
        <w:t>,</w:t>
      </w:r>
      <w:r w:rsidR="00C274FB" w:rsidRPr="00A9426F">
        <w:rPr>
          <w:rFonts w:asciiTheme="minorHAnsi" w:hAnsiTheme="minorHAnsi" w:cstheme="minorHAnsi"/>
          <w:sz w:val="22"/>
          <w:szCs w:val="22"/>
        </w:rPr>
        <w:t xml:space="preserve"> </w:t>
      </w:r>
      <w:r w:rsidR="001F5609" w:rsidRPr="00A9426F">
        <w:rPr>
          <w:rFonts w:asciiTheme="minorHAnsi" w:hAnsiTheme="minorHAnsi" w:cstheme="minorHAnsi"/>
          <w:sz w:val="22"/>
          <w:szCs w:val="22"/>
        </w:rPr>
        <w:t>PC</w:t>
      </w:r>
      <w:r w:rsidR="00D62651" w:rsidRPr="00A9426F">
        <w:rPr>
          <w:rFonts w:asciiTheme="minorHAnsi" w:hAnsiTheme="minorHAnsi" w:cstheme="minorHAnsi"/>
          <w:sz w:val="22"/>
          <w:szCs w:val="22"/>
        </w:rPr>
        <w:t>2</w:t>
      </w:r>
      <w:r w:rsidR="001F5609" w:rsidRPr="00A9426F">
        <w:rPr>
          <w:rFonts w:asciiTheme="minorHAnsi" w:hAnsiTheme="minorHAnsi" w:cstheme="minorHAnsi"/>
          <w:sz w:val="22"/>
          <w:szCs w:val="22"/>
        </w:rPr>
        <w:t>) plot (right) exhibits a much weaker relationship between distance and the PC coordinates. The color pattern is more dispersed and lacks a clear gradient</w:t>
      </w:r>
      <w:r w:rsidR="00BF1EA6">
        <w:rPr>
          <w:rFonts w:asciiTheme="minorHAnsi" w:hAnsiTheme="minorHAnsi" w:cstheme="minorHAnsi"/>
          <w:sz w:val="22"/>
          <w:szCs w:val="22"/>
        </w:rPr>
        <w:t>. This</w:t>
      </w:r>
      <w:r w:rsidR="001F5609" w:rsidRPr="00A9426F">
        <w:rPr>
          <w:rFonts w:asciiTheme="minorHAnsi" w:hAnsiTheme="minorHAnsi" w:cstheme="minorHAnsi"/>
          <w:sz w:val="22"/>
          <w:szCs w:val="22"/>
        </w:rPr>
        <w:t xml:space="preserve"> reflect</w:t>
      </w:r>
      <w:r w:rsidR="00BF1EA6">
        <w:rPr>
          <w:rFonts w:asciiTheme="minorHAnsi" w:hAnsiTheme="minorHAnsi" w:cstheme="minorHAnsi"/>
          <w:sz w:val="22"/>
          <w:szCs w:val="22"/>
        </w:rPr>
        <w:t>s</w:t>
      </w:r>
      <w:r w:rsidR="001F5609" w:rsidRPr="00A9426F">
        <w:rPr>
          <w:rFonts w:asciiTheme="minorHAnsi" w:hAnsiTheme="minorHAnsi" w:cstheme="minorHAnsi"/>
          <w:sz w:val="22"/>
          <w:szCs w:val="22"/>
        </w:rPr>
        <w:t xml:space="preserve"> the fact </w:t>
      </w:r>
      <w:r w:rsidR="00A350D4" w:rsidRPr="00A9426F">
        <w:rPr>
          <w:rFonts w:asciiTheme="minorHAnsi" w:hAnsiTheme="minorHAnsi" w:cstheme="minorHAnsi"/>
          <w:sz w:val="22"/>
          <w:szCs w:val="22"/>
        </w:rPr>
        <w:t>that these PCs</w:t>
      </w:r>
      <w:r w:rsidR="001F5609" w:rsidRPr="00A9426F">
        <w:rPr>
          <w:rFonts w:asciiTheme="minorHAnsi" w:hAnsiTheme="minorHAnsi" w:cstheme="minorHAnsi"/>
          <w:sz w:val="22"/>
          <w:szCs w:val="22"/>
        </w:rPr>
        <w:t xml:space="preserve"> contribute </w:t>
      </w:r>
      <w:r w:rsidR="00F57B68" w:rsidRPr="00A9426F">
        <w:rPr>
          <w:rFonts w:asciiTheme="minorHAnsi" w:hAnsiTheme="minorHAnsi" w:cstheme="minorHAnsi"/>
          <w:sz w:val="22"/>
          <w:szCs w:val="22"/>
        </w:rPr>
        <w:t>less</w:t>
      </w:r>
      <w:r w:rsidR="001F5609" w:rsidRPr="00A9426F">
        <w:rPr>
          <w:rFonts w:asciiTheme="minorHAnsi" w:hAnsiTheme="minorHAnsi" w:cstheme="minorHAnsi"/>
          <w:sz w:val="22"/>
          <w:szCs w:val="22"/>
        </w:rPr>
        <w:t xml:space="preserve"> to discriminating deposit-like </w:t>
      </w:r>
      <w:r w:rsidR="00FF7236">
        <w:rPr>
          <w:rFonts w:asciiTheme="minorHAnsi" w:hAnsiTheme="minorHAnsi" w:cstheme="minorHAnsi"/>
          <w:sz w:val="22"/>
          <w:szCs w:val="22"/>
        </w:rPr>
        <w:t>geometries</w:t>
      </w:r>
      <w:r w:rsidR="001F5609" w:rsidRPr="00A9426F">
        <w:rPr>
          <w:rFonts w:asciiTheme="minorHAnsi" w:hAnsiTheme="minorHAnsi" w:cstheme="minorHAnsi"/>
          <w:sz w:val="22"/>
          <w:szCs w:val="22"/>
        </w:rPr>
        <w:t xml:space="preserve">. </w:t>
      </w:r>
    </w:p>
    <w:p w14:paraId="25648FBE" w14:textId="5FFE6246" w:rsidR="009E0511" w:rsidRPr="00A9426F" w:rsidRDefault="009E0511" w:rsidP="00650561">
      <w:pPr>
        <w:spacing w:line="276" w:lineRule="auto"/>
        <w:jc w:val="both"/>
        <w:rPr>
          <w:rFonts w:asciiTheme="minorHAnsi" w:hAnsiTheme="minorHAnsi" w:cstheme="minorHAnsi"/>
          <w:sz w:val="22"/>
          <w:szCs w:val="22"/>
        </w:rPr>
      </w:pPr>
    </w:p>
    <w:p w14:paraId="1697078C" w14:textId="2B1D46AB" w:rsidR="003F6DB3" w:rsidRPr="00A9426F" w:rsidRDefault="00CC0E58" w:rsidP="00650561">
      <w:pPr>
        <w:spacing w:line="276" w:lineRule="auto"/>
        <w:jc w:val="both"/>
        <w:rPr>
          <w:rFonts w:asciiTheme="minorHAnsi" w:hAnsiTheme="minorHAnsi" w:cstheme="minorHAnsi"/>
          <w:sz w:val="22"/>
          <w:szCs w:val="22"/>
        </w:rPr>
      </w:pPr>
      <w:r w:rsidRPr="00A9426F">
        <w:rPr>
          <w:rFonts w:asciiTheme="minorHAnsi" w:hAnsiTheme="minorHAnsi" w:cstheme="minorHAnsi"/>
          <w:noProof/>
          <w:sz w:val="22"/>
          <w:szCs w:val="22"/>
        </w:rPr>
        <mc:AlternateContent>
          <mc:Choice Requires="wps">
            <w:drawing>
              <wp:anchor distT="0" distB="0" distL="114300" distR="114300" simplePos="0" relativeHeight="251658240" behindDoc="0" locked="0" layoutInCell="1" allowOverlap="1" wp14:anchorId="1309C180" wp14:editId="0A27F4C1">
                <wp:simplePos x="0" y="0"/>
                <wp:positionH relativeFrom="margin">
                  <wp:align>center</wp:align>
                </wp:positionH>
                <wp:positionV relativeFrom="paragraph">
                  <wp:posOffset>1912724</wp:posOffset>
                </wp:positionV>
                <wp:extent cx="4659630" cy="635"/>
                <wp:effectExtent l="0" t="0" r="1270" b="635"/>
                <wp:wrapTopAndBottom/>
                <wp:docPr id="1000715046" name="Text Box 1"/>
                <wp:cNvGraphicFramePr/>
                <a:graphic xmlns:a="http://schemas.openxmlformats.org/drawingml/2006/main">
                  <a:graphicData uri="http://schemas.microsoft.com/office/word/2010/wordprocessingShape">
                    <wps:wsp>
                      <wps:cNvSpPr txBox="1"/>
                      <wps:spPr>
                        <a:xfrm>
                          <a:off x="0" y="0"/>
                          <a:ext cx="4659630" cy="635"/>
                        </a:xfrm>
                        <a:prstGeom prst="rect">
                          <a:avLst/>
                        </a:prstGeom>
                        <a:solidFill>
                          <a:prstClr val="white"/>
                        </a:solidFill>
                        <a:ln>
                          <a:noFill/>
                        </a:ln>
                      </wps:spPr>
                      <wps:txbx>
                        <w:txbxContent>
                          <w:p w14:paraId="4394A568" w14:textId="5FE7AD62" w:rsidR="00E8507D" w:rsidRPr="003053C7" w:rsidRDefault="00E8507D" w:rsidP="003053C7">
                            <w:pPr>
                              <w:pStyle w:val="Caption"/>
                              <w:jc w:val="both"/>
                            </w:pPr>
                            <w:bookmarkStart w:id="46" w:name="_Ref215562723"/>
                            <w:r>
                              <w:t xml:space="preserve">Figure </w:t>
                            </w:r>
                            <w:fldSimple w:instr=" SEQ Figure \* ARABIC ">
                              <w:r w:rsidR="00FE16EE">
                                <w:rPr>
                                  <w:noProof/>
                                </w:rPr>
                                <w:t>8</w:t>
                              </w:r>
                            </w:fldSimple>
                            <w:bookmarkEnd w:id="46"/>
                            <w:r>
                              <w:t xml:space="preserve">. </w:t>
                            </w:r>
                            <w:r w:rsidR="00CC0E58" w:rsidRPr="00CC0E58">
                              <w:t>Known deposit windows used for validation. The left panel shows the synthetic geophysical grid with the training deposit window in red and the testing deposit windows in black. The right panels show the extracted test windows for deposits 12, 48, and 51, which are used to evaluate whether the similarity ranking recovers deposit-like spatial patterns beyond the training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09C180" id="_x0000_s1029" type="#_x0000_t202" style="position:absolute;left:0;text-align:left;margin-left:0;margin-top:150.6pt;width:366.9pt;height:.05pt;z-index:251658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" stroked="f">
                <v:textbox style="mso-fit-shape-to-text:t" inset="0,0,0,0">
                  <w:txbxContent>
                    <w:p w14:paraId="4394A568" w14:textId="5FE7AD62" w:rsidR="00E8507D" w:rsidRPr="003053C7" w:rsidRDefault="00E8507D" w:rsidP="003053C7">
                      <w:pPr>
                        <w:pStyle w:val="Caption"/>
                        <w:jc w:val="both"/>
                      </w:pPr>
                      <w:bookmarkStart w:id="47" w:name="_Ref215562723"/>
                      <w:r>
                        <w:t xml:space="preserve">Figure </w:t>
                      </w:r>
                      <w:fldSimple w:instr=" SEQ Figure \* ARABIC ">
                        <w:r w:rsidR="00FE16EE">
                          <w:rPr>
                            <w:noProof/>
                          </w:rPr>
                          <w:t>8</w:t>
                        </w:r>
                      </w:fldSimple>
                      <w:bookmarkEnd w:id="47"/>
                      <w:r>
                        <w:t xml:space="preserve">. </w:t>
                      </w:r>
                      <w:r w:rsidR="00CC0E58" w:rsidRPr="00CC0E58">
                        <w:t>Known deposit windows used for validation. The left panel shows the synthetic geophysical grid with the training deposit window in red and the testing deposit windows in black. The right panels show the extracted test windows for deposits 12, 48, and 51, which are used to evaluate whether the similarity ranking recovers deposit-like spatial patterns beyond the training example.</w:t>
                      </w:r>
                    </w:p>
                  </w:txbxContent>
                </v:textbox>
                <w10:wrap type="topAndBottom" anchorx="margin"/>
              </v:shape>
            </w:pict>
          </mc:Fallback>
        </mc:AlternateContent>
      </w:r>
      <w:r w:rsidRPr="00A9426F">
        <w:rPr>
          <w:rFonts w:asciiTheme="minorHAnsi" w:hAnsiTheme="minorHAnsi" w:cstheme="minorHAnsi"/>
          <w:noProof/>
          <w:sz w:val="22"/>
          <w:szCs w:val="22"/>
          <w14:ligatures w14:val="standardContextual"/>
        </w:rPr>
        <w:drawing>
          <wp:anchor distT="0" distB="0" distL="114300" distR="114300" simplePos="0" relativeHeight="251658261" behindDoc="0" locked="0" layoutInCell="1" allowOverlap="1" wp14:anchorId="66F59C4E" wp14:editId="71C0FDC8">
            <wp:simplePos x="0" y="0"/>
            <wp:positionH relativeFrom="margin">
              <wp:align>center</wp:align>
            </wp:positionH>
            <wp:positionV relativeFrom="paragraph">
              <wp:posOffset>-609</wp:posOffset>
            </wp:positionV>
            <wp:extent cx="4658995" cy="1936115"/>
            <wp:effectExtent l="0" t="0" r="1905" b="0"/>
            <wp:wrapTopAndBottom/>
            <wp:docPr id="1080765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65584"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58995" cy="1936115"/>
                    </a:xfrm>
                    <a:prstGeom prst="rect">
                      <a:avLst/>
                    </a:prstGeom>
                  </pic:spPr>
                </pic:pic>
              </a:graphicData>
            </a:graphic>
            <wp14:sizeRelH relativeFrom="page">
              <wp14:pctWidth>0</wp14:pctWidth>
            </wp14:sizeRelH>
            <wp14:sizeRelV relativeFrom="page">
              <wp14:pctHeight>0</wp14:pctHeight>
            </wp14:sizeRelV>
          </wp:anchor>
        </w:drawing>
      </w:r>
      <w:r w:rsidR="003F6DB3" w:rsidRPr="00A9426F">
        <w:rPr>
          <w:rFonts w:asciiTheme="minorHAnsi" w:hAnsiTheme="minorHAnsi" w:cstheme="minorHAnsi"/>
          <w:sz w:val="22"/>
          <w:szCs w:val="22"/>
        </w:rPr>
        <w:t xml:space="preserve">By computing </w:t>
      </w:r>
      <m:oMath>
        <m:sSub>
          <m:sSubPr>
            <m:ctrlPr>
              <w:rPr>
                <w:rFonts w:ascii="Cambria Math" w:hAnsi="Cambria Math" w:cstheme="minorHAnsi"/>
                <w:sz w:val="22"/>
                <w:szCs w:val="22"/>
              </w:rPr>
            </m:ctrlPr>
          </m:sSubPr>
          <m:e>
            <m:r>
              <w:rPr>
                <w:rFonts w:ascii="Cambria Math" w:hAnsi="Cambria Math" w:cstheme="minorHAnsi"/>
                <w:sz w:val="22"/>
                <w:szCs w:val="22"/>
              </w:rPr>
              <m:t>d</m:t>
            </m:r>
          </m:e>
          <m:sub>
            <m:r>
              <w:rPr>
                <w:rFonts w:ascii="Cambria Math" w:hAnsi="Cambria Math" w:cstheme="minorHAnsi"/>
                <w:sz w:val="22"/>
                <w:szCs w:val="22"/>
              </w:rPr>
              <m:t>i</m:t>
            </m:r>
          </m:sub>
        </m:sSub>
      </m:oMath>
      <w:r w:rsidR="00CC4C80" w:rsidRPr="00A9426F">
        <w:rPr>
          <w:rFonts w:asciiTheme="minorHAnsi" w:hAnsiTheme="minorHAnsi" w:cstheme="minorHAnsi"/>
          <w:sz w:val="22"/>
          <w:szCs w:val="22"/>
        </w:rPr>
        <w:t xml:space="preserve"> </w:t>
      </w:r>
      <w:r w:rsidR="003F6DB3" w:rsidRPr="00A9426F">
        <w:rPr>
          <w:rFonts w:asciiTheme="minorHAnsi" w:hAnsiTheme="minorHAnsi" w:cstheme="minorHAnsi"/>
          <w:sz w:val="22"/>
          <w:szCs w:val="22"/>
        </w:rPr>
        <w:t>for all sliding windows, we obtain a ranking from most to least similar to the known deposit. Mapping this ranking back to the grid produces the similarity map used in the regional prospectivity analysis</w:t>
      </w:r>
      <w:r w:rsidR="00E430E6" w:rsidRPr="00A9426F">
        <w:rPr>
          <w:rFonts w:asciiTheme="minorHAnsi" w:hAnsiTheme="minorHAnsi" w:cstheme="minorHAnsi"/>
          <w:sz w:val="22"/>
          <w:szCs w:val="22"/>
        </w:rPr>
        <w:t xml:space="preserve"> (</w:t>
      </w:r>
      <w:r w:rsidR="003053C7" w:rsidRPr="00A9426F">
        <w:rPr>
          <w:rFonts w:asciiTheme="minorHAnsi" w:hAnsiTheme="minorHAnsi" w:cstheme="minorHAnsi"/>
          <w:sz w:val="22"/>
          <w:szCs w:val="22"/>
        </w:rPr>
        <w:t xml:space="preserve">see </w:t>
      </w:r>
      <w:r w:rsidR="00467D64">
        <w:rPr>
          <w:rFonts w:asciiTheme="minorHAnsi" w:hAnsiTheme="minorHAnsi" w:cstheme="minorHAnsi"/>
          <w:sz w:val="22"/>
          <w:szCs w:val="22"/>
        </w:rPr>
        <w:fldChar w:fldCharType="begin"/>
      </w:r>
      <w:r w:rsidR="00467D64">
        <w:rPr>
          <w:rFonts w:asciiTheme="minorHAnsi" w:hAnsiTheme="minorHAnsi" w:cstheme="minorHAnsi"/>
          <w:sz w:val="22"/>
          <w:szCs w:val="22"/>
        </w:rPr>
        <w:instrText xml:space="preserve"> REF _Ref226224833 \h </w:instrText>
      </w:r>
      <w:r w:rsidR="003F7C21">
        <w:rPr>
          <w:rFonts w:asciiTheme="minorHAnsi" w:hAnsiTheme="minorHAnsi" w:cstheme="minorHAnsi"/>
          <w:sz w:val="22"/>
          <w:szCs w:val="22"/>
        </w:rPr>
        <w:instrText xml:space="preserve"> \* MERGEFORMAT </w:instrText>
      </w:r>
      <w:r w:rsidR="00467D64">
        <w:rPr>
          <w:rFonts w:asciiTheme="minorHAnsi" w:hAnsiTheme="minorHAnsi" w:cstheme="minorHAnsi"/>
          <w:sz w:val="22"/>
          <w:szCs w:val="22"/>
        </w:rPr>
      </w:r>
      <w:r w:rsidR="00467D64">
        <w:rPr>
          <w:rFonts w:asciiTheme="minorHAnsi" w:hAnsiTheme="minorHAnsi" w:cstheme="minorHAnsi"/>
          <w:sz w:val="22"/>
          <w:szCs w:val="22"/>
        </w:rPr>
        <w:fldChar w:fldCharType="separate"/>
      </w:r>
      <w:r w:rsidR="00467D64" w:rsidRPr="003F7C21">
        <w:rPr>
          <w:rFonts w:asciiTheme="minorHAnsi" w:hAnsiTheme="minorHAnsi" w:cstheme="minorHAnsi"/>
          <w:sz w:val="22"/>
          <w:szCs w:val="22"/>
        </w:rPr>
        <w:t>Figure 9</w:t>
      </w:r>
      <w:r w:rsidR="00467D64">
        <w:rPr>
          <w:rFonts w:asciiTheme="minorHAnsi" w:hAnsiTheme="minorHAnsi" w:cstheme="minorHAnsi"/>
          <w:sz w:val="22"/>
          <w:szCs w:val="22"/>
        </w:rPr>
        <w:fldChar w:fldCharType="end"/>
      </w:r>
      <w:r w:rsidR="003053C7" w:rsidRPr="00A9426F">
        <w:rPr>
          <w:rFonts w:asciiTheme="minorHAnsi" w:hAnsiTheme="minorHAnsi" w:cstheme="minorHAnsi"/>
          <w:sz w:val="22"/>
          <w:szCs w:val="22"/>
        </w:rPr>
        <w:fldChar w:fldCharType="begin"/>
      </w:r>
      <w:r w:rsidR="003053C7" w:rsidRPr="00A9426F">
        <w:rPr>
          <w:rFonts w:asciiTheme="minorHAnsi" w:hAnsiTheme="minorHAnsi" w:cstheme="minorHAnsi"/>
          <w:sz w:val="22"/>
          <w:szCs w:val="22"/>
        </w:rPr>
        <w:instrText xml:space="preserve"> REF _Ref215562723 \h </w:instrText>
      </w:r>
      <w:r w:rsidR="00EF7106" w:rsidRPr="00A9426F">
        <w:rPr>
          <w:rFonts w:asciiTheme="minorHAnsi" w:hAnsiTheme="minorHAnsi" w:cstheme="minorHAnsi"/>
          <w:sz w:val="22"/>
          <w:szCs w:val="22"/>
        </w:rPr>
        <w:instrText xml:space="preserve"> \* MERGEFORMAT </w:instrText>
      </w:r>
      <w:r w:rsidR="003053C7" w:rsidRPr="00A9426F">
        <w:rPr>
          <w:rFonts w:asciiTheme="minorHAnsi" w:hAnsiTheme="minorHAnsi" w:cstheme="minorHAnsi"/>
          <w:sz w:val="22"/>
          <w:szCs w:val="22"/>
        </w:rPr>
      </w:r>
      <w:r w:rsidR="003053C7" w:rsidRPr="00A9426F">
        <w:rPr>
          <w:rFonts w:asciiTheme="minorHAnsi" w:hAnsiTheme="minorHAnsi" w:cstheme="minorHAnsi"/>
          <w:sz w:val="22"/>
          <w:szCs w:val="22"/>
        </w:rPr>
        <w:fldChar w:fldCharType="separate"/>
      </w:r>
      <w:r w:rsidR="003053C7" w:rsidRPr="00A9426F">
        <w:rPr>
          <w:rFonts w:asciiTheme="minorHAnsi" w:hAnsiTheme="minorHAnsi" w:cstheme="minorHAnsi"/>
          <w:sz w:val="22"/>
          <w:szCs w:val="22"/>
        </w:rPr>
        <w:fldChar w:fldCharType="end"/>
      </w:r>
      <w:r w:rsidR="00E430E6" w:rsidRPr="00A9426F">
        <w:rPr>
          <w:rFonts w:asciiTheme="minorHAnsi" w:hAnsiTheme="minorHAnsi" w:cstheme="minorHAnsi"/>
          <w:sz w:val="22"/>
          <w:szCs w:val="22"/>
        </w:rPr>
        <w:t>)</w:t>
      </w:r>
      <w:r w:rsidR="003F6DB3" w:rsidRPr="00A9426F">
        <w:rPr>
          <w:rFonts w:asciiTheme="minorHAnsi" w:hAnsiTheme="minorHAnsi" w:cstheme="minorHAnsi"/>
          <w:sz w:val="22"/>
          <w:szCs w:val="22"/>
        </w:rPr>
        <w:t>.</w:t>
      </w:r>
      <w:r w:rsidR="00065638" w:rsidRPr="00A9426F">
        <w:rPr>
          <w:rFonts w:asciiTheme="minorHAnsi" w:hAnsiTheme="minorHAnsi" w:cstheme="minorHAnsi"/>
          <w:sz w:val="22"/>
          <w:szCs w:val="22"/>
        </w:rPr>
        <w:t xml:space="preserve"> </w:t>
      </w:r>
      <w:commentRangeStart w:id="48"/>
      <w:r w:rsidR="00065638" w:rsidRPr="00A9426F">
        <w:rPr>
          <w:rFonts w:asciiTheme="minorHAnsi" w:hAnsiTheme="minorHAnsi" w:cstheme="minorHAnsi"/>
          <w:sz w:val="22"/>
          <w:szCs w:val="22"/>
        </w:rPr>
        <w:t xml:space="preserve">This procedure enables the identification and ranking of windows across the study area that share the strongest multivariate spatial resemblance to the known </w:t>
      </w:r>
      <w:commentRangeEnd w:id="48"/>
      <w:r w:rsidR="00C65E30">
        <w:rPr>
          <w:rStyle w:val="CommentReference"/>
          <w:rFonts w:asciiTheme="minorHAnsi" w:hAnsiTheme="minorHAnsi" w:cstheme="minorHAnsi"/>
          <w:sz w:val="22"/>
          <w:szCs w:val="22"/>
        </w:rPr>
        <w:commentReference w:id="48"/>
      </w:r>
      <w:r w:rsidR="0050068D">
        <w:rPr>
          <w:rFonts w:asciiTheme="minorHAnsi" w:hAnsiTheme="minorHAnsi" w:cstheme="minorHAnsi"/>
          <w:sz w:val="22"/>
          <w:szCs w:val="22"/>
        </w:rPr>
        <w:t xml:space="preserve">deposit </w:t>
      </w:r>
      <w:r w:rsidR="0032154A">
        <w:rPr>
          <w:rFonts w:asciiTheme="minorHAnsi" w:hAnsiTheme="minorHAnsi" w:cstheme="minorHAnsi"/>
          <w:sz w:val="22"/>
          <w:szCs w:val="22"/>
        </w:rPr>
        <w:t>geometry.</w:t>
      </w:r>
    </w:p>
    <w:p w14:paraId="3184F73F" w14:textId="49634DBF" w:rsidR="00F033CE" w:rsidRPr="00A9426F" w:rsidRDefault="00F033CE" w:rsidP="00650561">
      <w:pPr>
        <w:spacing w:before="100" w:beforeAutospacing="1" w:after="100" w:afterAutospacing="1" w:line="276" w:lineRule="auto"/>
        <w:jc w:val="both"/>
        <w:rPr>
          <w:rFonts w:asciiTheme="minorHAnsi" w:hAnsiTheme="minorHAnsi" w:cstheme="minorHAnsi"/>
          <w:b/>
          <w:bCs/>
          <w:sz w:val="22"/>
          <w:szCs w:val="22"/>
        </w:rPr>
      </w:pPr>
      <w:r w:rsidRPr="00A9426F">
        <w:rPr>
          <w:rFonts w:asciiTheme="minorHAnsi" w:hAnsiTheme="minorHAnsi" w:cstheme="minorHAnsi"/>
          <w:b/>
          <w:bCs/>
          <w:sz w:val="22"/>
          <w:szCs w:val="22"/>
        </w:rPr>
        <w:t>Validation</w:t>
      </w:r>
      <w:r w:rsidR="002F495F" w:rsidRPr="00A9426F">
        <w:rPr>
          <w:rFonts w:asciiTheme="minorHAnsi" w:hAnsiTheme="minorHAnsi" w:cstheme="minorHAnsi"/>
          <w:b/>
          <w:bCs/>
          <w:sz w:val="22"/>
          <w:szCs w:val="22"/>
        </w:rPr>
        <w:t xml:space="preserve"> metric using other known deposits</w:t>
      </w:r>
      <w:r w:rsidRPr="00A9426F">
        <w:rPr>
          <w:rFonts w:asciiTheme="minorHAnsi" w:hAnsiTheme="minorHAnsi" w:cstheme="minorHAnsi"/>
          <w:b/>
          <w:bCs/>
          <w:sz w:val="22"/>
          <w:szCs w:val="22"/>
        </w:rPr>
        <w:t xml:space="preserve"> </w:t>
      </w:r>
    </w:p>
    <w:p w14:paraId="02C1FB82" w14:textId="371E1049" w:rsidR="00F033CE" w:rsidRPr="00A9426F" w:rsidRDefault="005A048A" w:rsidP="00650561">
      <w:pPr>
        <w:spacing w:line="276" w:lineRule="auto"/>
        <w:jc w:val="both"/>
        <w:rPr>
          <w:rFonts w:asciiTheme="minorHAnsi" w:hAnsiTheme="minorHAnsi" w:cstheme="minorHAnsi"/>
          <w:sz w:val="22"/>
          <w:szCs w:val="22"/>
        </w:rPr>
      </w:pPr>
      <w:r w:rsidRPr="005A048A">
        <w:rPr>
          <w:rFonts w:asciiTheme="minorHAnsi" w:hAnsiTheme="minorHAnsi" w:cstheme="minorHAnsi"/>
          <w:sz w:val="22"/>
          <w:szCs w:val="22"/>
        </w:rPr>
        <w:t>Other known deposits in the study area are used to validate the ranked predictions</w:t>
      </w:r>
      <w:r w:rsidR="003F7C21">
        <w:rPr>
          <w:rFonts w:asciiTheme="minorHAnsi" w:hAnsiTheme="minorHAnsi" w:cstheme="minorHAnsi"/>
          <w:sz w:val="22"/>
          <w:szCs w:val="22"/>
        </w:rPr>
        <w:t xml:space="preserve"> (</w:t>
      </w:r>
      <w:r w:rsidR="003F7C21">
        <w:rPr>
          <w:rFonts w:asciiTheme="minorHAnsi" w:hAnsiTheme="minorHAnsi" w:cstheme="minorHAnsi"/>
          <w:sz w:val="22"/>
          <w:szCs w:val="22"/>
        </w:rPr>
        <w:fldChar w:fldCharType="begin"/>
      </w:r>
      <w:r w:rsidR="003F7C21">
        <w:rPr>
          <w:rFonts w:asciiTheme="minorHAnsi" w:hAnsiTheme="minorHAnsi" w:cstheme="minorHAnsi"/>
          <w:sz w:val="22"/>
          <w:szCs w:val="22"/>
        </w:rPr>
        <w:instrText xml:space="preserve"> REF _Ref215562723 \h  \* MERGEFORMAT </w:instrText>
      </w:r>
      <w:r w:rsidR="003F7C21">
        <w:rPr>
          <w:rFonts w:asciiTheme="minorHAnsi" w:hAnsiTheme="minorHAnsi" w:cstheme="minorHAnsi"/>
          <w:sz w:val="22"/>
          <w:szCs w:val="22"/>
        </w:rPr>
      </w:r>
      <w:r w:rsidR="003F7C21">
        <w:rPr>
          <w:rFonts w:asciiTheme="minorHAnsi" w:hAnsiTheme="minorHAnsi" w:cstheme="minorHAnsi"/>
          <w:sz w:val="22"/>
          <w:szCs w:val="22"/>
        </w:rPr>
        <w:fldChar w:fldCharType="separate"/>
      </w:r>
      <w:r w:rsidR="003F7C21" w:rsidRPr="003F7C21">
        <w:rPr>
          <w:rFonts w:asciiTheme="minorHAnsi" w:hAnsiTheme="minorHAnsi" w:cstheme="minorHAnsi"/>
          <w:sz w:val="22"/>
          <w:szCs w:val="22"/>
        </w:rPr>
        <w:t>Figure 8</w:t>
      </w:r>
      <w:r w:rsidR="003F7C21">
        <w:rPr>
          <w:rFonts w:asciiTheme="minorHAnsi" w:hAnsiTheme="minorHAnsi" w:cstheme="minorHAnsi"/>
          <w:sz w:val="22"/>
          <w:szCs w:val="22"/>
        </w:rPr>
        <w:fldChar w:fldCharType="end"/>
      </w:r>
      <w:r w:rsidR="003F7C21">
        <w:rPr>
          <w:rFonts w:asciiTheme="minorHAnsi" w:hAnsiTheme="minorHAnsi" w:cstheme="minorHAnsi"/>
          <w:sz w:val="22"/>
          <w:szCs w:val="22"/>
        </w:rPr>
        <w:t>)</w:t>
      </w:r>
      <w:r w:rsidRPr="005A048A">
        <w:rPr>
          <w:rFonts w:asciiTheme="minorHAnsi" w:hAnsiTheme="minorHAnsi" w:cstheme="minorHAnsi"/>
          <w:sz w:val="22"/>
          <w:szCs w:val="22"/>
        </w:rPr>
        <w:t xml:space="preserve">. These deposits are not used to define the </w:t>
      </w:r>
      <w:r w:rsidR="00312736">
        <w:rPr>
          <w:rFonts w:asciiTheme="minorHAnsi" w:hAnsiTheme="minorHAnsi" w:cstheme="minorHAnsi"/>
          <w:sz w:val="22"/>
          <w:szCs w:val="22"/>
        </w:rPr>
        <w:t>training</w:t>
      </w:r>
      <w:r w:rsidRPr="005A048A">
        <w:rPr>
          <w:rFonts w:asciiTheme="minorHAnsi" w:hAnsiTheme="minorHAnsi" w:cstheme="minorHAnsi"/>
          <w:sz w:val="22"/>
          <w:szCs w:val="22"/>
        </w:rPr>
        <w:t xml:space="preserve"> </w:t>
      </w:r>
      <w:r w:rsidR="00012062">
        <w:rPr>
          <w:rFonts w:asciiTheme="minorHAnsi" w:hAnsiTheme="minorHAnsi" w:cstheme="minorHAnsi"/>
          <w:sz w:val="22"/>
          <w:szCs w:val="22"/>
        </w:rPr>
        <w:t xml:space="preserve">geometry </w:t>
      </w:r>
      <w:r w:rsidRPr="005A048A">
        <w:rPr>
          <w:rFonts w:asciiTheme="minorHAnsi" w:hAnsiTheme="minorHAnsi" w:cstheme="minorHAnsi"/>
          <w:sz w:val="22"/>
          <w:szCs w:val="22"/>
        </w:rPr>
        <w:t>and are therefore treated as test deposits.</w:t>
      </w:r>
      <w:r w:rsidR="00ED3BDC" w:rsidRPr="00A9426F">
        <w:rPr>
          <w:rFonts w:asciiTheme="minorHAnsi" w:hAnsiTheme="minorHAnsi" w:cstheme="minorHAnsi"/>
          <w:sz w:val="22"/>
          <w:szCs w:val="22"/>
        </w:rPr>
        <w:t xml:space="preserve"> Let </w:t>
      </w:r>
      <m:oMath>
        <m:sSub>
          <m:sSubPr>
            <m:ctrlPr>
              <w:rPr>
                <w:rFonts w:ascii="Cambria Math" w:hAnsi="Cambria Math" w:cstheme="minorHAnsi"/>
                <w:sz w:val="22"/>
                <w:szCs w:val="22"/>
              </w:rPr>
            </m:ctrlPr>
          </m:sSubPr>
          <m:e>
            <m:r>
              <w:rPr>
                <w:rFonts w:ascii="Cambria Math" w:hAnsi="Cambria Math" w:cstheme="minorHAnsi"/>
                <w:sz w:val="22"/>
                <w:szCs w:val="22"/>
              </w:rPr>
              <m:t>D</m:t>
            </m:r>
          </m:e>
          <m:sub>
            <m:r>
              <w:rPr>
                <w:rFonts w:ascii="Cambria Math" w:hAnsi="Cambria Math" w:cstheme="minorHAnsi"/>
                <w:sz w:val="22"/>
                <w:szCs w:val="22"/>
              </w:rPr>
              <m:t>j</m:t>
            </m:r>
          </m:sub>
        </m:sSub>
      </m:oMath>
      <w:r w:rsidR="00ED3BDC" w:rsidRPr="00A9426F">
        <w:rPr>
          <w:rFonts w:asciiTheme="minorHAnsi" w:hAnsiTheme="minorHAnsi" w:cstheme="minorHAnsi"/>
          <w:sz w:val="22"/>
          <w:szCs w:val="22"/>
        </w:rPr>
        <w:t>, </w:t>
      </w:r>
      <m:oMath>
        <m:r>
          <w:rPr>
            <w:rFonts w:ascii="Cambria Math" w:hAnsi="Cambria Math" w:cstheme="minorHAnsi"/>
            <w:sz w:val="22"/>
            <w:szCs w:val="22"/>
          </w:rPr>
          <m:t>j</m:t>
        </m:r>
        <m:r>
          <m:rPr>
            <m:sty m:val="p"/>
          </m:rPr>
          <w:rPr>
            <w:rFonts w:ascii="Cambria Math" w:hAnsi="Cambria Math" w:cstheme="minorHAnsi"/>
            <w:sz w:val="22"/>
            <w:szCs w:val="22"/>
          </w:rPr>
          <m:t>=1,…,</m:t>
        </m:r>
        <m:r>
          <w:rPr>
            <w:rFonts w:ascii="Cambria Math" w:hAnsi="Cambria Math" w:cstheme="minorHAnsi"/>
            <w:sz w:val="22"/>
            <w:szCs w:val="22"/>
          </w:rPr>
          <m:t>J</m:t>
        </m:r>
      </m:oMath>
      <w:r w:rsidR="00ED3BDC" w:rsidRPr="00A9426F">
        <w:rPr>
          <w:rFonts w:asciiTheme="minorHAnsi" w:hAnsiTheme="minorHAnsi" w:cstheme="minorHAnsi"/>
          <w:sz w:val="22"/>
          <w:szCs w:val="22"/>
        </w:rPr>
        <w:t xml:space="preserve"> denote the test deposits</w:t>
      </w:r>
      <w:r w:rsidR="00A12B03">
        <w:rPr>
          <w:rFonts w:asciiTheme="minorHAnsi" w:hAnsiTheme="minorHAnsi" w:cstheme="minorHAnsi"/>
          <w:sz w:val="22"/>
          <w:szCs w:val="22"/>
        </w:rPr>
        <w:t>.</w:t>
      </w:r>
      <w:r w:rsidR="00ED3BDC" w:rsidRPr="00A9426F">
        <w:rPr>
          <w:rFonts w:asciiTheme="minorHAnsi" w:hAnsiTheme="minorHAnsi" w:cstheme="minorHAnsi"/>
          <w:sz w:val="22"/>
          <w:szCs w:val="22"/>
        </w:rPr>
        <w:t xml:space="preserve"> </w:t>
      </w:r>
      <w:r w:rsidR="00A12B03">
        <w:rPr>
          <w:rFonts w:asciiTheme="minorHAnsi" w:hAnsiTheme="minorHAnsi" w:cstheme="minorHAnsi"/>
          <w:sz w:val="22"/>
          <w:szCs w:val="22"/>
        </w:rPr>
        <w:t>L</w:t>
      </w:r>
      <w:r w:rsidR="00ED3BDC" w:rsidRPr="00A9426F">
        <w:rPr>
          <w:rFonts w:asciiTheme="minorHAnsi" w:hAnsiTheme="minorHAnsi" w:cstheme="minorHAnsi"/>
          <w:sz w:val="22"/>
          <w:szCs w:val="22"/>
        </w:rPr>
        <w:t xml:space="preserve">et </w:t>
      </w:r>
      <m:oMath>
        <m:sSub>
          <m:sSubPr>
            <m:ctrlPr>
              <w:rPr>
                <w:rFonts w:ascii="Cambria Math" w:hAnsi="Cambria Math" w:cstheme="minorHAnsi"/>
                <w:sz w:val="22"/>
                <w:szCs w:val="22"/>
              </w:rPr>
            </m:ctrlPr>
          </m:sSubPr>
          <m:e>
            <m:r>
              <w:rPr>
                <w:rFonts w:ascii="Cambria Math" w:hAnsi="Cambria Math" w:cstheme="minorHAnsi"/>
                <w:sz w:val="22"/>
                <w:szCs w:val="22"/>
              </w:rPr>
              <m:t>P</m:t>
            </m:r>
          </m:e>
          <m:sub>
            <m:d>
              <m:dPr>
                <m:ctrlPr>
                  <w:rPr>
                    <w:rFonts w:ascii="Cambria Math" w:hAnsi="Cambria Math" w:cstheme="minorHAnsi"/>
                    <w:sz w:val="22"/>
                    <w:szCs w:val="22"/>
                  </w:rPr>
                </m:ctrlPr>
              </m:dPr>
              <m:e>
                <m:r>
                  <w:rPr>
                    <w:rFonts w:ascii="Cambria Math" w:hAnsi="Cambria Math" w:cstheme="minorHAnsi"/>
                    <w:sz w:val="22"/>
                    <w:szCs w:val="22"/>
                  </w:rPr>
                  <m:t>t</m:t>
                </m:r>
              </m:e>
            </m:d>
          </m:sub>
        </m:sSub>
      </m:oMath>
      <w:r w:rsidR="00775797" w:rsidRPr="00A9426F">
        <w:rPr>
          <w:rFonts w:asciiTheme="minorHAnsi" w:hAnsiTheme="minorHAnsi" w:cstheme="minorHAnsi"/>
          <w:sz w:val="22"/>
          <w:szCs w:val="22"/>
        </w:rPr>
        <w:t> denote the footprint of the </w:t>
      </w:r>
      <m:oMath>
        <m:r>
          <w:rPr>
            <w:rFonts w:ascii="Cambria Math" w:hAnsi="Cambria Math" w:cstheme="minorHAnsi"/>
            <w:sz w:val="22"/>
            <w:szCs w:val="22"/>
          </w:rPr>
          <m:t>t</m:t>
        </m:r>
      </m:oMath>
      <w:r w:rsidR="00775797" w:rsidRPr="00A9426F">
        <w:rPr>
          <w:rFonts w:asciiTheme="minorHAnsi" w:hAnsiTheme="minorHAnsi" w:cstheme="minorHAnsi"/>
          <w:sz w:val="22"/>
          <w:szCs w:val="22"/>
        </w:rPr>
        <w:t>-th ranked prediction window, with</w:t>
      </w:r>
    </w:p>
    <w:p w14:paraId="78196629" w14:textId="65C68F4C" w:rsidR="00775797" w:rsidRPr="00A9426F" w:rsidRDefault="00775797" w:rsidP="00650561">
      <w:pPr>
        <w:spacing w:line="276" w:lineRule="auto"/>
        <w:jc w:val="both"/>
        <w:rPr>
          <w:rFonts w:asciiTheme="minorHAnsi" w:hAnsiTheme="minorHAnsi" w:cstheme="minorHAnsi"/>
          <w:sz w:val="22"/>
          <w:szCs w:val="22"/>
        </w:rPr>
      </w:pPr>
      <m:oMathPara>
        <m:oMath>
          <m:r>
            <w:rPr>
              <w:rFonts w:ascii="Cambria Math" w:hAnsi="Cambria Math" w:cstheme="minorHAnsi"/>
              <w:sz w:val="22"/>
              <w:szCs w:val="22"/>
            </w:rPr>
            <m:t>t</m:t>
          </m:r>
          <m:r>
            <m:rPr>
              <m:sty m:val="p"/>
            </m:rPr>
            <w:rPr>
              <w:rFonts w:ascii="Cambria Math" w:hAnsi="Cambria Math" w:cstheme="minorHAnsi"/>
              <w:sz w:val="22"/>
              <w:szCs w:val="22"/>
            </w:rPr>
            <m:t>=1,…,</m:t>
          </m:r>
          <m:sSub>
            <m:sSubPr>
              <m:ctrlPr>
                <w:rPr>
                  <w:rFonts w:ascii="Cambria Math" w:hAnsi="Cambria Math" w:cstheme="minorHAnsi"/>
                  <w:sz w:val="22"/>
                  <w:szCs w:val="22"/>
                </w:rPr>
              </m:ctrlPr>
            </m:sSubPr>
            <m:e>
              <m:r>
                <w:rPr>
                  <w:rFonts w:ascii="Cambria Math" w:hAnsi="Cambria Math" w:cstheme="minorHAnsi"/>
                  <w:sz w:val="22"/>
                  <w:szCs w:val="22"/>
                </w:rPr>
                <m:t>T</m:t>
              </m:r>
            </m:e>
            <m:sub>
              <m:r>
                <w:rPr>
                  <w:rFonts w:ascii="Cambria Math" w:hAnsi="Cambria Math" w:cstheme="minorHAnsi"/>
                  <w:sz w:val="22"/>
                  <w:szCs w:val="22"/>
                </w:rPr>
                <m:t>max</m:t>
              </m:r>
            </m:sub>
          </m:sSub>
          <m:r>
            <m:rPr>
              <m:sty m:val="p"/>
            </m:rPr>
            <w:rPr>
              <w:rFonts w:ascii="Cambria Math" w:hAnsi="Cambria Math" w:cstheme="minorHAnsi"/>
              <w:sz w:val="22"/>
              <w:szCs w:val="22"/>
            </w:rPr>
            <w:br/>
          </m:r>
        </m:oMath>
      </m:oMathPara>
      <w:r w:rsidR="00533CCF" w:rsidRPr="00A9426F">
        <w:rPr>
          <w:rFonts w:asciiTheme="minorHAnsi" w:hAnsiTheme="minorHAnsi" w:cstheme="minorHAnsi"/>
          <w:sz w:val="22"/>
          <w:szCs w:val="22"/>
        </w:rPr>
        <w:t xml:space="preserve">For each rank level </w:t>
      </w:r>
      <m:oMath>
        <m:r>
          <w:rPr>
            <w:rFonts w:ascii="Cambria Math" w:hAnsi="Cambria Math" w:cstheme="minorHAnsi"/>
            <w:sz w:val="22"/>
            <w:szCs w:val="22"/>
          </w:rPr>
          <m:t>t</m:t>
        </m:r>
      </m:oMath>
      <w:r w:rsidR="00533CCF" w:rsidRPr="00A9426F">
        <w:rPr>
          <w:rFonts w:asciiTheme="minorHAnsi" w:hAnsiTheme="minorHAnsi" w:cstheme="minorHAnsi"/>
          <w:sz w:val="22"/>
          <w:szCs w:val="22"/>
        </w:rPr>
        <w:t xml:space="preserve">, the cumulative recovered area for </w:t>
      </w:r>
      <w:r w:rsidR="007335DD">
        <w:rPr>
          <w:rFonts w:asciiTheme="minorHAnsi" w:hAnsiTheme="minorHAnsi" w:cstheme="minorHAnsi"/>
          <w:sz w:val="22"/>
          <w:szCs w:val="22"/>
        </w:rPr>
        <w:t xml:space="preserve">the </w:t>
      </w:r>
      <w:r w:rsidR="00533CCF" w:rsidRPr="00A9426F">
        <w:rPr>
          <w:rFonts w:asciiTheme="minorHAnsi" w:hAnsiTheme="minorHAnsi" w:cstheme="minorHAnsi"/>
          <w:sz w:val="22"/>
          <w:szCs w:val="22"/>
        </w:rPr>
        <w:t xml:space="preserve">deposit </w:t>
      </w:r>
      <m:oMath>
        <m:sSub>
          <m:sSubPr>
            <m:ctrlPr>
              <w:rPr>
                <w:rFonts w:ascii="Cambria Math" w:hAnsi="Cambria Math" w:cstheme="minorHAnsi"/>
                <w:sz w:val="22"/>
                <w:szCs w:val="22"/>
              </w:rPr>
            </m:ctrlPr>
          </m:sSubPr>
          <m:e>
            <m:r>
              <w:rPr>
                <w:rFonts w:ascii="Cambria Math" w:hAnsi="Cambria Math" w:cstheme="minorHAnsi"/>
                <w:sz w:val="22"/>
                <w:szCs w:val="22"/>
              </w:rPr>
              <m:t>D</m:t>
            </m:r>
          </m:e>
          <m:sub>
            <m:r>
              <w:rPr>
                <w:rFonts w:ascii="Cambria Math" w:hAnsi="Cambria Math" w:cstheme="minorHAnsi"/>
                <w:sz w:val="22"/>
                <w:szCs w:val="22"/>
              </w:rPr>
              <m:t>j</m:t>
            </m:r>
          </m:sub>
        </m:sSub>
      </m:oMath>
      <w:r w:rsidR="00533CCF" w:rsidRPr="00A9426F">
        <w:rPr>
          <w:rFonts w:asciiTheme="minorHAnsi" w:hAnsiTheme="minorHAnsi" w:cstheme="minorHAnsi"/>
          <w:sz w:val="22"/>
          <w:szCs w:val="22"/>
        </w:rPr>
        <w:t xml:space="preserve"> is defined as</w:t>
      </w:r>
    </w:p>
    <w:p w14:paraId="104AB6AA" w14:textId="7D2698E6" w:rsidR="00533CCF" w:rsidRPr="00A9426F" w:rsidRDefault="00000000" w:rsidP="00650561">
      <w:pPr>
        <w:spacing w:line="276" w:lineRule="auto"/>
        <w:jc w:val="both"/>
        <w:rPr>
          <w:rFonts w:asciiTheme="minorHAnsi" w:hAnsiTheme="minorHAnsi" w:cstheme="minorHAnsi"/>
          <w:sz w:val="22"/>
          <w:szCs w:val="22"/>
        </w:rPr>
      </w:pPr>
      <m:oMathPara>
        <m:oMath>
          <m:sSub>
            <m:sSubPr>
              <m:ctrlPr>
                <w:rPr>
                  <w:rFonts w:ascii="Cambria Math" w:hAnsi="Cambria Math" w:cstheme="minorHAnsi"/>
                  <w:sz w:val="22"/>
                  <w:szCs w:val="22"/>
                </w:rPr>
              </m:ctrlPr>
            </m:sSubPr>
            <m:e>
              <m:r>
                <w:rPr>
                  <w:rFonts w:ascii="Cambria Math" w:hAnsi="Cambria Math" w:cstheme="minorHAnsi"/>
                  <w:sz w:val="22"/>
                  <w:szCs w:val="22"/>
                </w:rPr>
                <m:t>A</m:t>
              </m:r>
            </m:e>
            <m:sub>
              <m:r>
                <w:rPr>
                  <w:rFonts w:ascii="Cambria Math" w:hAnsi="Cambria Math" w:cstheme="minorHAnsi"/>
                  <w:sz w:val="22"/>
                  <w:szCs w:val="22"/>
                </w:rPr>
                <m:t>j</m:t>
              </m:r>
            </m:sub>
          </m:sSub>
          <m:d>
            <m:dPr>
              <m:ctrlPr>
                <w:rPr>
                  <w:rFonts w:ascii="Cambria Math" w:hAnsi="Cambria Math" w:cstheme="minorHAnsi"/>
                  <w:sz w:val="22"/>
                  <w:szCs w:val="22"/>
                </w:rPr>
              </m:ctrlPr>
            </m:dPr>
            <m:e>
              <m:r>
                <w:rPr>
                  <w:rFonts w:ascii="Cambria Math" w:hAnsi="Cambria Math" w:cstheme="minorHAnsi"/>
                  <w:sz w:val="22"/>
                  <w:szCs w:val="22"/>
                </w:rPr>
                <m:t>t</m:t>
              </m:r>
            </m:e>
          </m:d>
          <m:r>
            <m:rPr>
              <m:sty m:val="p"/>
            </m:rPr>
            <w:rPr>
              <w:rFonts w:ascii="Cambria Math" w:hAnsi="Cambria Math" w:cstheme="minorHAnsi"/>
              <w:sz w:val="22"/>
              <w:szCs w:val="22"/>
            </w:rPr>
            <m:t>=Area</m:t>
          </m:r>
          <m:d>
            <m:dPr>
              <m:sepChr m:val="∩"/>
              <m:ctrlPr>
                <w:rPr>
                  <w:rFonts w:ascii="Cambria Math" w:hAnsi="Cambria Math" w:cstheme="minorHAnsi"/>
                  <w:sz w:val="22"/>
                  <w:szCs w:val="22"/>
                </w:rPr>
              </m:ctrlPr>
            </m:dPr>
            <m:e>
              <m:d>
                <m:dPr>
                  <m:ctrlPr>
                    <w:rPr>
                      <w:rFonts w:ascii="Cambria Math" w:hAnsi="Cambria Math" w:cstheme="minorHAnsi"/>
                      <w:sz w:val="22"/>
                      <w:szCs w:val="22"/>
                    </w:rPr>
                  </m:ctrlPr>
                </m:dPr>
                <m:e>
                  <m:nary>
                    <m:naryPr>
                      <m:chr m:val="⋃"/>
                      <m:limLoc m:val="undOvr"/>
                      <m:grow m:val="1"/>
                      <m:ctrlPr>
                        <w:rPr>
                          <w:rFonts w:ascii="Cambria Math" w:hAnsi="Cambria Math" w:cstheme="minorHAnsi"/>
                          <w:sz w:val="22"/>
                          <w:szCs w:val="22"/>
                        </w:rPr>
                      </m:ctrlPr>
                    </m:naryPr>
                    <m:sub>
                      <m:r>
                        <m:rPr>
                          <m:scr m:val="script"/>
                          <m:sty m:val="p"/>
                        </m:rPr>
                        <w:rPr>
                          <w:rFonts w:ascii="Cambria Math" w:hAnsi="Cambria Math" w:cstheme="minorHAnsi"/>
                          <w:sz w:val="22"/>
                          <w:szCs w:val="22"/>
                        </w:rPr>
                        <m:t>l=</m:t>
                      </m:r>
                      <m:r>
                        <m:rPr>
                          <m:sty m:val="p"/>
                        </m:rPr>
                        <w:rPr>
                          <w:rFonts w:ascii="Cambria Math" w:hAnsi="Cambria Math" w:cstheme="minorHAnsi"/>
                          <w:sz w:val="22"/>
                          <w:szCs w:val="22"/>
                        </w:rPr>
                        <m:t>1</m:t>
                      </m:r>
                    </m:sub>
                    <m:sup>
                      <m:r>
                        <w:rPr>
                          <w:rFonts w:ascii="Cambria Math" w:hAnsi="Cambria Math" w:cstheme="minorHAnsi"/>
                          <w:sz w:val="22"/>
                          <w:szCs w:val="22"/>
                        </w:rPr>
                        <m:t>t</m:t>
                      </m:r>
                    </m:sup>
                    <m:e>
                      <m:sSub>
                        <m:sSubPr>
                          <m:ctrlPr>
                            <w:rPr>
                              <w:rFonts w:ascii="Cambria Math" w:hAnsi="Cambria Math" w:cstheme="minorHAnsi"/>
                              <w:sz w:val="22"/>
                              <w:szCs w:val="22"/>
                            </w:rPr>
                          </m:ctrlPr>
                        </m:sSubPr>
                        <m:e>
                          <m:r>
                            <w:rPr>
                              <w:rFonts w:ascii="Cambria Math" w:hAnsi="Cambria Math" w:cstheme="minorHAnsi"/>
                              <w:sz w:val="22"/>
                              <w:szCs w:val="22"/>
                            </w:rPr>
                            <m:t>P</m:t>
                          </m:r>
                        </m:e>
                        <m:sub>
                          <m:d>
                            <m:dPr>
                              <m:ctrlPr>
                                <w:rPr>
                                  <w:rFonts w:ascii="Cambria Math" w:hAnsi="Cambria Math" w:cstheme="minorHAnsi"/>
                                  <w:sz w:val="22"/>
                                  <w:szCs w:val="22"/>
                                </w:rPr>
                              </m:ctrlPr>
                            </m:dPr>
                            <m:e>
                              <m:r>
                                <m:rPr>
                                  <m:scr m:val="script"/>
                                  <m:sty m:val="p"/>
                                </m:rPr>
                                <w:rPr>
                                  <w:rFonts w:ascii="Cambria Math" w:hAnsi="Cambria Math" w:cstheme="minorHAnsi"/>
                                  <w:sz w:val="22"/>
                                  <w:szCs w:val="22"/>
                                </w:rPr>
                                <m:t>l</m:t>
                              </m:r>
                            </m:e>
                          </m:d>
                        </m:sub>
                      </m:sSub>
                    </m:e>
                  </m:nary>
                </m:e>
              </m:d>
            </m:e>
            <m:e>
              <m:sSub>
                <m:sSubPr>
                  <m:ctrlPr>
                    <w:rPr>
                      <w:rFonts w:ascii="Cambria Math" w:hAnsi="Cambria Math" w:cstheme="minorHAnsi"/>
                      <w:sz w:val="22"/>
                      <w:szCs w:val="22"/>
                    </w:rPr>
                  </m:ctrlPr>
                </m:sSubPr>
                <m:e>
                  <m:r>
                    <w:rPr>
                      <w:rFonts w:ascii="Cambria Math" w:hAnsi="Cambria Math" w:cstheme="minorHAnsi"/>
                      <w:sz w:val="22"/>
                      <w:szCs w:val="22"/>
                    </w:rPr>
                    <m:t>D</m:t>
                  </m:r>
                </m:e>
                <m:sub>
                  <m:r>
                    <w:rPr>
                      <w:rFonts w:ascii="Cambria Math" w:hAnsi="Cambria Math" w:cstheme="minorHAnsi"/>
                      <w:sz w:val="22"/>
                      <w:szCs w:val="22"/>
                    </w:rPr>
                    <m:t>j</m:t>
                  </m:r>
                </m:sub>
              </m:sSub>
            </m:e>
          </m:d>
          <m:r>
            <m:rPr>
              <m:sty m:val="p"/>
            </m:rPr>
            <w:rPr>
              <w:rFonts w:ascii="Cambria Math" w:hAnsi="Cambria Math" w:cstheme="minorHAnsi"/>
              <w:sz w:val="22"/>
              <w:szCs w:val="22"/>
            </w:rPr>
            <m:t>.</m:t>
          </m:r>
        </m:oMath>
      </m:oMathPara>
    </w:p>
    <w:p w14:paraId="72B9D9C4" w14:textId="19B7EA01" w:rsidR="00533CCF" w:rsidRPr="00A9426F" w:rsidRDefault="00533CCF" w:rsidP="00650561">
      <w:pPr>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This formulation uses the union of intersections</w:t>
      </w:r>
      <w:r w:rsidR="004106CA">
        <w:rPr>
          <w:rFonts w:asciiTheme="minorHAnsi" w:hAnsiTheme="minorHAnsi" w:cstheme="minorHAnsi"/>
          <w:sz w:val="22"/>
          <w:szCs w:val="22"/>
        </w:rPr>
        <w:t>. O</w:t>
      </w:r>
      <w:r w:rsidRPr="00A9426F">
        <w:rPr>
          <w:rFonts w:asciiTheme="minorHAnsi" w:hAnsiTheme="minorHAnsi" w:cstheme="minorHAnsi"/>
          <w:sz w:val="22"/>
          <w:szCs w:val="22"/>
        </w:rPr>
        <w:t xml:space="preserve">verlapping prediction windows within the same </w:t>
      </w:r>
      <w:r w:rsidR="00A8411C">
        <w:rPr>
          <w:rFonts w:asciiTheme="minorHAnsi" w:hAnsiTheme="minorHAnsi" w:cstheme="minorHAnsi"/>
          <w:sz w:val="22"/>
          <w:szCs w:val="22"/>
        </w:rPr>
        <w:t xml:space="preserve">testing </w:t>
      </w:r>
      <w:r w:rsidRPr="00A9426F">
        <w:rPr>
          <w:rFonts w:asciiTheme="minorHAnsi" w:hAnsiTheme="minorHAnsi" w:cstheme="minorHAnsi"/>
          <w:sz w:val="22"/>
          <w:szCs w:val="22"/>
        </w:rPr>
        <w:t xml:space="preserve">deposit are counted only once. The corresponding recovered fraction for </w:t>
      </w:r>
      <w:r w:rsidR="007335DD">
        <w:rPr>
          <w:rFonts w:asciiTheme="minorHAnsi" w:hAnsiTheme="minorHAnsi" w:cstheme="minorHAnsi"/>
          <w:sz w:val="22"/>
          <w:szCs w:val="22"/>
        </w:rPr>
        <w:t xml:space="preserve">the testing </w:t>
      </w:r>
      <w:r w:rsidRPr="00A9426F">
        <w:rPr>
          <w:rFonts w:asciiTheme="minorHAnsi" w:hAnsiTheme="minorHAnsi" w:cstheme="minorHAnsi"/>
          <w:sz w:val="22"/>
          <w:szCs w:val="22"/>
        </w:rPr>
        <w:t xml:space="preserve">deposit </w:t>
      </w:r>
      <m:oMath>
        <m:sSub>
          <m:sSubPr>
            <m:ctrlPr>
              <w:rPr>
                <w:rFonts w:ascii="Cambria Math" w:hAnsi="Cambria Math" w:cstheme="minorHAnsi"/>
                <w:sz w:val="22"/>
                <w:szCs w:val="22"/>
              </w:rPr>
            </m:ctrlPr>
          </m:sSubPr>
          <m:e>
            <m:r>
              <w:rPr>
                <w:rFonts w:ascii="Cambria Math" w:hAnsi="Cambria Math" w:cstheme="minorHAnsi"/>
                <w:sz w:val="22"/>
                <w:szCs w:val="22"/>
              </w:rPr>
              <m:t>D</m:t>
            </m:r>
          </m:e>
          <m:sub>
            <m:r>
              <w:rPr>
                <w:rFonts w:ascii="Cambria Math" w:hAnsi="Cambria Math" w:cstheme="minorHAnsi"/>
                <w:sz w:val="22"/>
                <w:szCs w:val="22"/>
              </w:rPr>
              <m:t>j</m:t>
            </m:r>
          </m:sub>
        </m:sSub>
      </m:oMath>
      <w:r w:rsidR="00410B0E" w:rsidRPr="00A9426F">
        <w:rPr>
          <w:rFonts w:asciiTheme="minorHAnsi" w:hAnsiTheme="minorHAnsi" w:cstheme="minorHAnsi"/>
          <w:sz w:val="22"/>
          <w:szCs w:val="22"/>
        </w:rPr>
        <w:t xml:space="preserve"> </w:t>
      </w:r>
      <w:r w:rsidRPr="00A9426F">
        <w:rPr>
          <w:rFonts w:asciiTheme="minorHAnsi" w:hAnsiTheme="minorHAnsi" w:cstheme="minorHAnsi"/>
          <w:sz w:val="22"/>
          <w:szCs w:val="22"/>
        </w:rPr>
        <w:t>is</w:t>
      </w:r>
    </w:p>
    <w:p w14:paraId="43C502EE" w14:textId="7B7C11F9" w:rsidR="00410B0E" w:rsidRPr="00A9426F" w:rsidRDefault="00000000" w:rsidP="00650561">
      <w:pPr>
        <w:spacing w:line="276" w:lineRule="auto"/>
        <w:jc w:val="both"/>
        <w:rPr>
          <w:rFonts w:asciiTheme="minorHAnsi" w:hAnsiTheme="minorHAnsi" w:cstheme="minorHAnsi"/>
          <w:sz w:val="22"/>
          <w:szCs w:val="22"/>
        </w:rPr>
      </w:pPr>
      <m:oMathPara>
        <m:oMath>
          <m:sSub>
            <m:sSubPr>
              <m:ctrlPr>
                <w:rPr>
                  <w:rFonts w:ascii="Cambria Math" w:hAnsi="Cambria Math" w:cstheme="minorHAnsi"/>
                  <w:sz w:val="22"/>
                  <w:szCs w:val="22"/>
                </w:rPr>
              </m:ctrlPr>
            </m:sSubPr>
            <m:e>
              <m:r>
                <w:rPr>
                  <w:rFonts w:ascii="Cambria Math" w:hAnsi="Cambria Math" w:cstheme="minorHAnsi"/>
                  <w:sz w:val="22"/>
                  <w:szCs w:val="22"/>
                </w:rPr>
                <m:t>c</m:t>
              </m:r>
            </m:e>
            <m:sub>
              <m:r>
                <w:rPr>
                  <w:rFonts w:ascii="Cambria Math" w:hAnsi="Cambria Math" w:cstheme="minorHAnsi"/>
                  <w:sz w:val="22"/>
                  <w:szCs w:val="22"/>
                </w:rPr>
                <m:t>j</m:t>
              </m:r>
            </m:sub>
          </m:sSub>
          <m:d>
            <m:dPr>
              <m:ctrlPr>
                <w:rPr>
                  <w:rFonts w:ascii="Cambria Math" w:hAnsi="Cambria Math" w:cstheme="minorHAnsi"/>
                  <w:sz w:val="22"/>
                  <w:szCs w:val="22"/>
                </w:rPr>
              </m:ctrlPr>
            </m:dPr>
            <m:e>
              <m:r>
                <w:rPr>
                  <w:rFonts w:ascii="Cambria Math" w:hAnsi="Cambria Math" w:cstheme="minorHAnsi"/>
                  <w:sz w:val="22"/>
                  <w:szCs w:val="22"/>
                </w:rPr>
                <m:t>t</m:t>
              </m:r>
            </m:e>
          </m:d>
          <m:r>
            <m:rPr>
              <m:sty m:val="p"/>
            </m:rPr>
            <w:rPr>
              <w:rFonts w:ascii="Cambria Math" w:hAnsi="Cambria Math" w:cstheme="minorHAnsi"/>
              <w:sz w:val="22"/>
              <w:szCs w:val="22"/>
            </w:rPr>
            <m:t>=</m:t>
          </m:r>
          <m:f>
            <m:fPr>
              <m:ctrlPr>
                <w:rPr>
                  <w:rFonts w:ascii="Cambria Math" w:hAnsi="Cambria Math" w:cstheme="minorHAnsi"/>
                  <w:sz w:val="22"/>
                  <w:szCs w:val="22"/>
                </w:rPr>
              </m:ctrlPr>
            </m:fPr>
            <m:num>
              <m:sSub>
                <m:sSubPr>
                  <m:ctrlPr>
                    <w:rPr>
                      <w:rFonts w:ascii="Cambria Math" w:hAnsi="Cambria Math" w:cstheme="minorHAnsi"/>
                      <w:sz w:val="22"/>
                      <w:szCs w:val="22"/>
                    </w:rPr>
                  </m:ctrlPr>
                </m:sSubPr>
                <m:e>
                  <m:r>
                    <w:rPr>
                      <w:rFonts w:ascii="Cambria Math" w:hAnsi="Cambria Math" w:cstheme="minorHAnsi"/>
                      <w:sz w:val="22"/>
                      <w:szCs w:val="22"/>
                    </w:rPr>
                    <m:t>A</m:t>
                  </m:r>
                </m:e>
                <m:sub>
                  <m:r>
                    <w:rPr>
                      <w:rFonts w:ascii="Cambria Math" w:hAnsi="Cambria Math" w:cstheme="minorHAnsi"/>
                      <w:sz w:val="22"/>
                      <w:szCs w:val="22"/>
                    </w:rPr>
                    <m:t>j</m:t>
                  </m:r>
                </m:sub>
              </m:sSub>
              <m:d>
                <m:dPr>
                  <m:ctrlPr>
                    <w:rPr>
                      <w:rFonts w:ascii="Cambria Math" w:hAnsi="Cambria Math" w:cstheme="minorHAnsi"/>
                      <w:sz w:val="22"/>
                      <w:szCs w:val="22"/>
                    </w:rPr>
                  </m:ctrlPr>
                </m:dPr>
                <m:e>
                  <m:r>
                    <w:rPr>
                      <w:rFonts w:ascii="Cambria Math" w:hAnsi="Cambria Math" w:cstheme="minorHAnsi"/>
                      <w:sz w:val="22"/>
                      <w:szCs w:val="22"/>
                    </w:rPr>
                    <m:t>t</m:t>
                  </m:r>
                </m:e>
              </m:d>
            </m:num>
            <m:den>
              <m:func>
                <m:funcPr>
                  <m:ctrlPr>
                    <w:rPr>
                      <w:rFonts w:ascii="Cambria Math" w:hAnsi="Cambria Math" w:cstheme="minorHAnsi"/>
                      <w:sz w:val="22"/>
                      <w:szCs w:val="22"/>
                    </w:rPr>
                  </m:ctrlPr>
                </m:funcPr>
                <m:fName>
                  <m:r>
                    <m:rPr>
                      <m:sty m:val="p"/>
                    </m:rPr>
                    <w:rPr>
                      <w:rFonts w:ascii="Cambria Math" w:hAnsi="Cambria Math" w:cstheme="minorHAnsi"/>
                      <w:sz w:val="22"/>
                      <w:szCs w:val="22"/>
                    </w:rPr>
                    <m:t>Area</m:t>
                  </m:r>
                </m:fName>
                <m:e>
                  <m:d>
                    <m:dPr>
                      <m:ctrlPr>
                        <w:rPr>
                          <w:rFonts w:ascii="Cambria Math" w:hAnsi="Cambria Math" w:cstheme="minorHAnsi"/>
                          <w:sz w:val="22"/>
                          <w:szCs w:val="22"/>
                        </w:rPr>
                      </m:ctrlPr>
                    </m:dPr>
                    <m:e>
                      <m:sSub>
                        <m:sSubPr>
                          <m:ctrlPr>
                            <w:rPr>
                              <w:rFonts w:ascii="Cambria Math" w:hAnsi="Cambria Math" w:cstheme="minorHAnsi"/>
                              <w:sz w:val="22"/>
                              <w:szCs w:val="22"/>
                            </w:rPr>
                          </m:ctrlPr>
                        </m:sSubPr>
                        <m:e>
                          <m:r>
                            <w:rPr>
                              <w:rFonts w:ascii="Cambria Math" w:hAnsi="Cambria Math" w:cstheme="minorHAnsi"/>
                              <w:sz w:val="22"/>
                              <w:szCs w:val="22"/>
                            </w:rPr>
                            <m:t>D</m:t>
                          </m:r>
                        </m:e>
                        <m:sub>
                          <m:r>
                            <w:rPr>
                              <w:rFonts w:ascii="Cambria Math" w:hAnsi="Cambria Math" w:cstheme="minorHAnsi"/>
                              <w:sz w:val="22"/>
                              <w:szCs w:val="22"/>
                            </w:rPr>
                            <m:t>j</m:t>
                          </m:r>
                        </m:sub>
                      </m:sSub>
                    </m:e>
                  </m:d>
                </m:e>
              </m:func>
            </m:den>
          </m:f>
          <m:r>
            <m:rPr>
              <m:sty m:val="p"/>
            </m:rPr>
            <w:rPr>
              <w:rFonts w:ascii="Cambria Math" w:hAnsi="Cambria Math" w:cstheme="minorHAnsi"/>
              <w:sz w:val="22"/>
              <w:szCs w:val="22"/>
            </w:rPr>
            <m:t>.</m:t>
          </m:r>
        </m:oMath>
      </m:oMathPara>
    </w:p>
    <w:p w14:paraId="2922EFBB" w14:textId="09A0F656" w:rsidR="00533CCF" w:rsidRPr="00A9426F" w:rsidRDefault="00410B0E" w:rsidP="00650561">
      <w:pPr>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From this, we compute the cumulative recovery fraction of the total test-deposit area</w:t>
      </w:r>
    </w:p>
    <w:p w14:paraId="33102535" w14:textId="48B7495A" w:rsidR="009E0511" w:rsidRPr="00A9426F" w:rsidRDefault="00000000" w:rsidP="00650561">
      <w:pPr>
        <w:spacing w:line="276" w:lineRule="auto"/>
        <w:jc w:val="both"/>
        <w:rPr>
          <w:rFonts w:asciiTheme="minorHAnsi" w:hAnsiTheme="minorHAnsi" w:cstheme="minorHAnsi"/>
          <w:sz w:val="22"/>
          <w:szCs w:val="22"/>
        </w:rPr>
      </w:pPr>
      <m:oMathPara>
        <m:oMath>
          <m:sSub>
            <m:sSubPr>
              <m:ctrlPr>
                <w:rPr>
                  <w:rFonts w:ascii="Cambria Math" w:hAnsi="Cambria Math" w:cstheme="minorHAnsi"/>
                  <w:sz w:val="22"/>
                  <w:szCs w:val="22"/>
                </w:rPr>
              </m:ctrlPr>
            </m:sSubPr>
            <m:e>
              <m:r>
                <w:rPr>
                  <w:rFonts w:ascii="Cambria Math" w:hAnsi="Cambria Math" w:cstheme="minorHAnsi"/>
                  <w:sz w:val="22"/>
                  <w:szCs w:val="22"/>
                </w:rPr>
                <m:t>T</m:t>
              </m:r>
            </m:e>
            <m:sub>
              <m:r>
                <m:rPr>
                  <m:sty m:val="p"/>
                </m:rPr>
                <w:rPr>
                  <w:rFonts w:ascii="Cambria Math" w:hAnsi="Cambria Math" w:cstheme="minorHAnsi"/>
                  <w:sz w:val="22"/>
                  <w:szCs w:val="22"/>
                </w:rPr>
                <m:t>total</m:t>
              </m:r>
            </m:sub>
          </m:sSub>
          <m:d>
            <m:dPr>
              <m:ctrlPr>
                <w:rPr>
                  <w:rFonts w:ascii="Cambria Math" w:hAnsi="Cambria Math" w:cstheme="minorHAnsi"/>
                  <w:sz w:val="22"/>
                  <w:szCs w:val="22"/>
                </w:rPr>
              </m:ctrlPr>
            </m:dPr>
            <m:e>
              <m:r>
                <w:rPr>
                  <w:rFonts w:ascii="Cambria Math" w:hAnsi="Cambria Math" w:cstheme="minorHAnsi"/>
                  <w:sz w:val="22"/>
                  <w:szCs w:val="22"/>
                </w:rPr>
                <m:t>t</m:t>
              </m:r>
            </m:e>
          </m:d>
          <m:r>
            <m:rPr>
              <m:sty m:val="p"/>
            </m:rPr>
            <w:rPr>
              <w:rFonts w:ascii="Cambria Math" w:hAnsi="Cambria Math" w:cstheme="minorHAnsi"/>
              <w:sz w:val="22"/>
              <w:szCs w:val="22"/>
            </w:rPr>
            <m:t>=</m:t>
          </m:r>
          <m:f>
            <m:fPr>
              <m:ctrlPr>
                <w:rPr>
                  <w:rFonts w:ascii="Cambria Math" w:hAnsi="Cambria Math" w:cstheme="minorHAnsi"/>
                  <w:sz w:val="22"/>
                  <w:szCs w:val="22"/>
                </w:rPr>
              </m:ctrlPr>
            </m:fPr>
            <m:num>
              <m:nary>
                <m:naryPr>
                  <m:chr m:val="∑"/>
                  <m:limLoc m:val="undOvr"/>
                  <m:grow m:val="1"/>
                  <m:ctrlPr>
                    <w:rPr>
                      <w:rFonts w:ascii="Cambria Math" w:hAnsi="Cambria Math" w:cstheme="minorHAnsi"/>
                      <w:sz w:val="22"/>
                      <w:szCs w:val="22"/>
                    </w:rPr>
                  </m:ctrlPr>
                </m:naryPr>
                <m:sub>
                  <m:r>
                    <w:rPr>
                      <w:rFonts w:ascii="Cambria Math" w:hAnsi="Cambria Math" w:cstheme="minorHAnsi"/>
                      <w:sz w:val="22"/>
                      <w:szCs w:val="22"/>
                    </w:rPr>
                    <m:t>j</m:t>
                  </m:r>
                  <m:r>
                    <m:rPr>
                      <m:sty m:val="p"/>
                    </m:rPr>
                    <w:rPr>
                      <w:rFonts w:ascii="Cambria Math" w:hAnsi="Cambria Math" w:cstheme="minorHAnsi"/>
                      <w:sz w:val="22"/>
                      <w:szCs w:val="22"/>
                    </w:rPr>
                    <m:t>=1</m:t>
                  </m:r>
                </m:sub>
                <m:sup>
                  <m:r>
                    <w:rPr>
                      <w:rFonts w:ascii="Cambria Math" w:hAnsi="Cambria Math" w:cstheme="minorHAnsi"/>
                      <w:sz w:val="22"/>
                      <w:szCs w:val="22"/>
                    </w:rPr>
                    <m:t>J</m:t>
                  </m:r>
                </m:sup>
                <m:e>
                  <m:sSub>
                    <m:sSubPr>
                      <m:ctrlPr>
                        <w:rPr>
                          <w:rFonts w:ascii="Cambria Math" w:hAnsi="Cambria Math" w:cstheme="minorHAnsi"/>
                          <w:sz w:val="22"/>
                          <w:szCs w:val="22"/>
                        </w:rPr>
                      </m:ctrlPr>
                    </m:sSubPr>
                    <m:e>
                      <m:r>
                        <w:rPr>
                          <w:rFonts w:ascii="Cambria Math" w:hAnsi="Cambria Math" w:cstheme="minorHAnsi"/>
                          <w:sz w:val="22"/>
                          <w:szCs w:val="22"/>
                        </w:rPr>
                        <m:t>A</m:t>
                      </m:r>
                    </m:e>
                    <m:sub>
                      <m:r>
                        <w:rPr>
                          <w:rFonts w:ascii="Cambria Math" w:hAnsi="Cambria Math" w:cstheme="minorHAnsi"/>
                          <w:sz w:val="22"/>
                          <w:szCs w:val="22"/>
                        </w:rPr>
                        <m:t>j</m:t>
                      </m:r>
                    </m:sub>
                  </m:sSub>
                </m:e>
              </m:nary>
              <m:d>
                <m:dPr>
                  <m:ctrlPr>
                    <w:rPr>
                      <w:rFonts w:ascii="Cambria Math" w:hAnsi="Cambria Math" w:cstheme="minorHAnsi"/>
                      <w:sz w:val="22"/>
                      <w:szCs w:val="22"/>
                    </w:rPr>
                  </m:ctrlPr>
                </m:dPr>
                <m:e>
                  <m:r>
                    <w:rPr>
                      <w:rFonts w:ascii="Cambria Math" w:hAnsi="Cambria Math" w:cstheme="minorHAnsi"/>
                      <w:sz w:val="22"/>
                      <w:szCs w:val="22"/>
                    </w:rPr>
                    <m:t>t</m:t>
                  </m:r>
                </m:e>
              </m:d>
            </m:num>
            <m:den>
              <m:nary>
                <m:naryPr>
                  <m:chr m:val="∑"/>
                  <m:limLoc m:val="undOvr"/>
                  <m:grow m:val="1"/>
                  <m:ctrlPr>
                    <w:rPr>
                      <w:rFonts w:ascii="Cambria Math" w:hAnsi="Cambria Math" w:cstheme="minorHAnsi"/>
                      <w:sz w:val="22"/>
                      <w:szCs w:val="22"/>
                    </w:rPr>
                  </m:ctrlPr>
                </m:naryPr>
                <m:sub>
                  <m:r>
                    <w:rPr>
                      <w:rFonts w:ascii="Cambria Math" w:hAnsi="Cambria Math" w:cstheme="minorHAnsi"/>
                      <w:sz w:val="22"/>
                      <w:szCs w:val="22"/>
                    </w:rPr>
                    <m:t>j</m:t>
                  </m:r>
                  <m:r>
                    <m:rPr>
                      <m:sty m:val="p"/>
                    </m:rPr>
                    <w:rPr>
                      <w:rFonts w:ascii="Cambria Math" w:hAnsi="Cambria Math" w:cstheme="minorHAnsi"/>
                      <w:sz w:val="22"/>
                      <w:szCs w:val="22"/>
                    </w:rPr>
                    <m:t>=1</m:t>
                  </m:r>
                </m:sub>
                <m:sup>
                  <m:r>
                    <w:rPr>
                      <w:rFonts w:ascii="Cambria Math" w:hAnsi="Cambria Math" w:cstheme="minorHAnsi"/>
                      <w:sz w:val="22"/>
                      <w:szCs w:val="22"/>
                    </w:rPr>
                    <m:t>J</m:t>
                  </m:r>
                </m:sup>
                <m:e>
                  <m:r>
                    <m:rPr>
                      <m:sty m:val="p"/>
                    </m:rPr>
                    <w:rPr>
                      <w:rFonts w:ascii="Cambria Math" w:hAnsi="Cambria Math" w:cstheme="minorHAnsi"/>
                      <w:sz w:val="22"/>
                      <w:szCs w:val="22"/>
                    </w:rPr>
                    <m:t>Area⁡(</m:t>
                  </m:r>
                </m:e>
              </m:nary>
              <m:sSub>
                <m:sSubPr>
                  <m:ctrlPr>
                    <w:rPr>
                      <w:rFonts w:ascii="Cambria Math" w:hAnsi="Cambria Math" w:cstheme="minorHAnsi"/>
                      <w:sz w:val="22"/>
                      <w:szCs w:val="22"/>
                    </w:rPr>
                  </m:ctrlPr>
                </m:sSubPr>
                <m:e>
                  <m:r>
                    <w:rPr>
                      <w:rFonts w:ascii="Cambria Math" w:hAnsi="Cambria Math" w:cstheme="minorHAnsi"/>
                      <w:sz w:val="22"/>
                      <w:szCs w:val="22"/>
                    </w:rPr>
                    <m:t>D</m:t>
                  </m:r>
                </m:e>
                <m:sub>
                  <m:r>
                    <w:rPr>
                      <w:rFonts w:ascii="Cambria Math" w:hAnsi="Cambria Math" w:cstheme="minorHAnsi"/>
                      <w:sz w:val="22"/>
                      <w:szCs w:val="22"/>
                    </w:rPr>
                    <m:t>j</m:t>
                  </m:r>
                </m:sub>
              </m:sSub>
              <m:r>
                <m:rPr>
                  <m:sty m:val="p"/>
                </m:rPr>
                <w:rPr>
                  <w:rFonts w:ascii="Cambria Math" w:hAnsi="Cambria Math" w:cstheme="minorHAnsi"/>
                  <w:sz w:val="22"/>
                  <w:szCs w:val="22"/>
                </w:rPr>
                <m:t>)</m:t>
              </m:r>
            </m:den>
          </m:f>
          <m:r>
            <m:rPr>
              <m:sty m:val="p"/>
            </m:rPr>
            <w:rPr>
              <w:rFonts w:ascii="Cambria Math" w:hAnsi="Cambria Math" w:cstheme="minorHAnsi"/>
              <w:sz w:val="22"/>
              <w:szCs w:val="22"/>
            </w:rPr>
            <m:t>.</m:t>
          </m:r>
        </m:oMath>
      </m:oMathPara>
    </w:p>
    <w:p w14:paraId="3C9464D2" w14:textId="31F71241" w:rsidR="00410B0E" w:rsidRPr="00A9426F" w:rsidRDefault="00410B0E" w:rsidP="00650561">
      <w:pPr>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In addition, a test deposit is recorded as hit when its recovered fraction first exceeds a minimum coverage threshold  </w:t>
      </w:r>
      <m:oMath>
        <m:sSub>
          <m:sSubPr>
            <m:ctrlPr>
              <w:rPr>
                <w:rFonts w:ascii="Cambria Math" w:hAnsi="Cambria Math" w:cstheme="minorHAnsi"/>
                <w:sz w:val="22"/>
                <w:szCs w:val="22"/>
              </w:rPr>
            </m:ctrlPr>
          </m:sSubPr>
          <m:e>
            <m:r>
              <w:rPr>
                <w:rFonts w:ascii="Cambria Math" w:hAnsi="Cambria Math" w:cstheme="minorHAnsi"/>
                <w:sz w:val="22"/>
                <w:szCs w:val="22"/>
              </w:rPr>
              <m:t>c</m:t>
            </m:r>
          </m:e>
          <m:sub>
            <m:r>
              <m:rPr>
                <m:sty m:val="p"/>
              </m:rPr>
              <w:rPr>
                <w:rFonts w:ascii="Cambria Math" w:hAnsi="Cambria Math" w:cstheme="minorHAnsi"/>
                <w:sz w:val="22"/>
                <w:szCs w:val="22"/>
              </w:rPr>
              <m:t>min</m:t>
            </m:r>
          </m:sub>
        </m:sSub>
      </m:oMath>
      <w:r w:rsidR="00524249">
        <w:rPr>
          <w:rFonts w:asciiTheme="minorHAnsi" w:hAnsiTheme="minorHAnsi" w:cstheme="minorHAnsi"/>
          <w:sz w:val="22"/>
          <w:szCs w:val="22"/>
        </w:rPr>
        <w:t>.</w:t>
      </w:r>
      <w:r w:rsidRPr="00A9426F">
        <w:rPr>
          <w:rFonts w:asciiTheme="minorHAnsi" w:hAnsiTheme="minorHAnsi" w:cstheme="minorHAnsi"/>
          <w:sz w:val="22"/>
          <w:szCs w:val="22"/>
        </w:rPr>
        <w:t xml:space="preserve"> </w:t>
      </w:r>
      <w:r w:rsidR="00524249">
        <w:rPr>
          <w:rFonts w:asciiTheme="minorHAnsi" w:hAnsiTheme="minorHAnsi" w:cstheme="minorHAnsi"/>
          <w:sz w:val="22"/>
          <w:szCs w:val="22"/>
        </w:rPr>
        <w:t>T</w:t>
      </w:r>
      <w:r w:rsidRPr="00A9426F">
        <w:rPr>
          <w:rFonts w:asciiTheme="minorHAnsi" w:hAnsiTheme="minorHAnsi" w:cstheme="minorHAnsi"/>
          <w:sz w:val="22"/>
          <w:szCs w:val="22"/>
        </w:rPr>
        <w:t>hat is, when</w:t>
      </w:r>
    </w:p>
    <w:p w14:paraId="5AE54BF6" w14:textId="781B2CF4" w:rsidR="00410B0E" w:rsidRPr="00A9426F" w:rsidRDefault="00000000" w:rsidP="00D30219">
      <w:pPr>
        <w:spacing w:after="240" w:line="276" w:lineRule="auto"/>
        <w:jc w:val="both"/>
        <w:rPr>
          <w:rFonts w:asciiTheme="minorHAnsi" w:hAnsiTheme="minorHAnsi" w:cstheme="minorHAnsi"/>
          <w:sz w:val="22"/>
          <w:szCs w:val="22"/>
        </w:rPr>
      </w:pPr>
      <m:oMathPara>
        <m:oMath>
          <m:sSub>
            <m:sSubPr>
              <m:ctrlPr>
                <w:rPr>
                  <w:rFonts w:ascii="Cambria Math" w:hAnsi="Cambria Math" w:cstheme="minorHAnsi"/>
                  <w:sz w:val="22"/>
                  <w:szCs w:val="22"/>
                </w:rPr>
              </m:ctrlPr>
            </m:sSubPr>
            <m:e>
              <m:r>
                <w:rPr>
                  <w:rFonts w:ascii="Cambria Math" w:hAnsi="Cambria Math" w:cstheme="minorHAnsi"/>
                  <w:sz w:val="22"/>
                  <w:szCs w:val="22"/>
                </w:rPr>
                <m:t>c</m:t>
              </m:r>
            </m:e>
            <m:sub>
              <m:r>
                <w:rPr>
                  <w:rFonts w:ascii="Cambria Math" w:hAnsi="Cambria Math" w:cstheme="minorHAnsi"/>
                  <w:sz w:val="22"/>
                  <w:szCs w:val="22"/>
                </w:rPr>
                <m:t>j</m:t>
              </m:r>
            </m:sub>
          </m:sSub>
          <m:d>
            <m:dPr>
              <m:ctrlPr>
                <w:rPr>
                  <w:rFonts w:ascii="Cambria Math" w:hAnsi="Cambria Math" w:cstheme="minorHAnsi"/>
                  <w:sz w:val="22"/>
                  <w:szCs w:val="22"/>
                </w:rPr>
              </m:ctrlPr>
            </m:dPr>
            <m:e>
              <m:r>
                <w:rPr>
                  <w:rFonts w:ascii="Cambria Math" w:hAnsi="Cambria Math" w:cstheme="minorHAnsi"/>
                  <w:sz w:val="22"/>
                  <w:szCs w:val="22"/>
                </w:rPr>
                <m:t>t</m:t>
              </m:r>
            </m:e>
          </m:d>
          <m:r>
            <m:rPr>
              <m:sty m:val="p"/>
            </m:rPr>
            <w:rPr>
              <w:rFonts w:ascii="Cambria Math" w:hAnsi="Cambria Math" w:cstheme="minorHAnsi"/>
              <w:sz w:val="22"/>
              <w:szCs w:val="22"/>
            </w:rPr>
            <m:t>≥</m:t>
          </m:r>
          <m:sSub>
            <m:sSubPr>
              <m:ctrlPr>
                <w:rPr>
                  <w:rFonts w:ascii="Cambria Math" w:hAnsi="Cambria Math" w:cstheme="minorHAnsi"/>
                  <w:sz w:val="22"/>
                  <w:szCs w:val="22"/>
                </w:rPr>
              </m:ctrlPr>
            </m:sSubPr>
            <m:e>
              <m:r>
                <w:rPr>
                  <w:rFonts w:ascii="Cambria Math" w:hAnsi="Cambria Math" w:cstheme="minorHAnsi"/>
                  <w:sz w:val="22"/>
                  <w:szCs w:val="22"/>
                </w:rPr>
                <m:t>c</m:t>
              </m:r>
            </m:e>
            <m:sub>
              <m:r>
                <m:rPr>
                  <m:sty m:val="p"/>
                </m:rPr>
                <w:rPr>
                  <w:rFonts w:ascii="Cambria Math" w:hAnsi="Cambria Math" w:cstheme="minorHAnsi"/>
                  <w:sz w:val="22"/>
                  <w:szCs w:val="22"/>
                </w:rPr>
                <m:t>min</m:t>
              </m:r>
            </m:sub>
          </m:sSub>
          <m:r>
            <m:rPr>
              <m:sty m:val="p"/>
            </m:rPr>
            <w:rPr>
              <w:rFonts w:ascii="Cambria Math" w:hAnsi="Cambria Math" w:cstheme="minorHAnsi"/>
              <w:sz w:val="22"/>
              <w:szCs w:val="22"/>
            </w:rPr>
            <m:t>.</m:t>
          </m:r>
        </m:oMath>
      </m:oMathPara>
    </w:p>
    <w:p w14:paraId="4DB6B0A5" w14:textId="3DE1C0A2" w:rsidR="00062569" w:rsidRPr="00456B8E" w:rsidRDefault="005A3F49" w:rsidP="00EA5A70">
      <w:pPr>
        <w:spacing w:after="240"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Finally, </w:t>
      </w:r>
      <w:r w:rsidR="005B6E92" w:rsidRPr="00A9426F">
        <w:rPr>
          <w:rFonts w:asciiTheme="minorHAnsi" w:hAnsiTheme="minorHAnsi" w:cstheme="minorHAnsi"/>
          <w:sz w:val="22"/>
          <w:szCs w:val="22"/>
        </w:rPr>
        <w:t>th</w:t>
      </w:r>
      <w:r w:rsidR="005B6E92">
        <w:rPr>
          <w:rFonts w:asciiTheme="minorHAnsi" w:hAnsiTheme="minorHAnsi" w:cstheme="minorHAnsi"/>
          <w:sz w:val="22"/>
          <w:szCs w:val="22"/>
        </w:rPr>
        <w:t>ese</w:t>
      </w:r>
      <w:r w:rsidR="005B6E92" w:rsidRPr="00A9426F">
        <w:rPr>
          <w:rFonts w:asciiTheme="minorHAnsi" w:hAnsiTheme="minorHAnsi" w:cstheme="minorHAnsi"/>
          <w:sz w:val="22"/>
          <w:szCs w:val="22"/>
        </w:rPr>
        <w:t xml:space="preserve"> recovery</w:t>
      </w:r>
      <w:r w:rsidR="00410B0E" w:rsidRPr="00A9426F">
        <w:rPr>
          <w:rFonts w:asciiTheme="minorHAnsi" w:hAnsiTheme="minorHAnsi" w:cstheme="minorHAnsi"/>
          <w:sz w:val="22"/>
          <w:szCs w:val="22"/>
        </w:rPr>
        <w:t xml:space="preserve"> and hit metrics are used to assess the ranked predictions.</w:t>
      </w:r>
      <w:r w:rsidRPr="00A9426F">
        <w:rPr>
          <w:rFonts w:asciiTheme="minorHAnsi" w:hAnsiTheme="minorHAnsi" w:cstheme="minorHAnsi"/>
          <w:sz w:val="22"/>
          <w:szCs w:val="22"/>
        </w:rPr>
        <w:t xml:space="preserve"> </w:t>
      </w:r>
      <w:r w:rsidR="00286C4B" w:rsidRPr="00A9426F">
        <w:rPr>
          <w:rFonts w:asciiTheme="minorHAnsi" w:hAnsiTheme="minorHAnsi" w:cstheme="minorHAnsi"/>
          <w:sz w:val="22"/>
          <w:szCs w:val="22"/>
        </w:rPr>
        <w:t xml:space="preserve">The left panel of </w:t>
      </w:r>
      <w:r w:rsidR="00286C4B" w:rsidRPr="00A9426F">
        <w:rPr>
          <w:rFonts w:asciiTheme="minorHAnsi" w:hAnsiTheme="minorHAnsi" w:cstheme="minorHAnsi"/>
          <w:sz w:val="22"/>
          <w:szCs w:val="22"/>
        </w:rPr>
        <w:fldChar w:fldCharType="begin"/>
      </w:r>
      <w:r w:rsidR="00286C4B" w:rsidRPr="00A9426F">
        <w:rPr>
          <w:rFonts w:asciiTheme="minorHAnsi" w:hAnsiTheme="minorHAnsi" w:cstheme="minorHAnsi"/>
          <w:sz w:val="22"/>
          <w:szCs w:val="22"/>
        </w:rPr>
        <w:instrText xml:space="preserve"> REF _Ref226224833 \h </w:instrText>
      </w:r>
      <w:r w:rsidR="00062569" w:rsidRPr="00A9426F">
        <w:rPr>
          <w:rFonts w:asciiTheme="minorHAnsi" w:hAnsiTheme="minorHAnsi" w:cstheme="minorHAnsi"/>
          <w:sz w:val="22"/>
          <w:szCs w:val="22"/>
        </w:rPr>
        <w:instrText xml:space="preserve"> \* MERGEFORMAT </w:instrText>
      </w:r>
      <w:r w:rsidR="00286C4B" w:rsidRPr="00A9426F">
        <w:rPr>
          <w:rFonts w:asciiTheme="minorHAnsi" w:hAnsiTheme="minorHAnsi" w:cstheme="minorHAnsi"/>
          <w:sz w:val="22"/>
          <w:szCs w:val="22"/>
        </w:rPr>
      </w:r>
      <w:r w:rsidR="00286C4B" w:rsidRPr="00A9426F">
        <w:rPr>
          <w:rFonts w:asciiTheme="minorHAnsi" w:hAnsiTheme="minorHAnsi" w:cstheme="minorHAnsi"/>
          <w:sz w:val="22"/>
          <w:szCs w:val="22"/>
        </w:rPr>
        <w:fldChar w:fldCharType="separate"/>
      </w:r>
      <w:r w:rsidR="00286C4B" w:rsidRPr="00A9426F">
        <w:rPr>
          <w:rFonts w:asciiTheme="minorHAnsi" w:hAnsiTheme="minorHAnsi" w:cstheme="minorHAnsi"/>
          <w:sz w:val="22"/>
          <w:szCs w:val="22"/>
        </w:rPr>
        <w:t xml:space="preserve">Figure </w:t>
      </w:r>
      <w:r w:rsidR="00175379" w:rsidRPr="00175379">
        <w:rPr>
          <w:rFonts w:asciiTheme="minorHAnsi" w:hAnsiTheme="minorHAnsi" w:cstheme="minorHAnsi"/>
          <w:sz w:val="22"/>
          <w:szCs w:val="22"/>
        </w:rPr>
        <w:t>9</w:t>
      </w:r>
      <w:r w:rsidR="00286C4B" w:rsidRPr="00A9426F">
        <w:rPr>
          <w:rFonts w:asciiTheme="minorHAnsi" w:hAnsiTheme="minorHAnsi" w:cstheme="minorHAnsi"/>
          <w:sz w:val="22"/>
          <w:szCs w:val="22"/>
        </w:rPr>
        <w:fldChar w:fldCharType="end"/>
      </w:r>
      <w:r w:rsidR="00286C4B" w:rsidRPr="00A9426F">
        <w:rPr>
          <w:rFonts w:asciiTheme="minorHAnsi" w:hAnsiTheme="minorHAnsi" w:cstheme="minorHAnsi"/>
          <w:sz w:val="22"/>
          <w:szCs w:val="22"/>
        </w:rPr>
        <w:t xml:space="preserve"> </w:t>
      </w:r>
      <w:r w:rsidR="00062569" w:rsidRPr="00A9426F">
        <w:rPr>
          <w:rFonts w:asciiTheme="minorHAnsi" w:hAnsiTheme="minorHAnsi" w:cstheme="minorHAnsi"/>
          <w:sz w:val="22"/>
          <w:szCs w:val="22"/>
        </w:rPr>
        <w:t>maps the top-ranked predicted windows relative to the training and test deposits</w:t>
      </w:r>
      <w:r w:rsidR="001C46EB">
        <w:rPr>
          <w:rFonts w:asciiTheme="minorHAnsi" w:hAnsiTheme="minorHAnsi" w:cstheme="minorHAnsi"/>
          <w:sz w:val="22"/>
          <w:szCs w:val="22"/>
        </w:rPr>
        <w:t>. T</w:t>
      </w:r>
      <w:r w:rsidR="00062569" w:rsidRPr="00A9426F">
        <w:rPr>
          <w:rFonts w:asciiTheme="minorHAnsi" w:hAnsiTheme="minorHAnsi" w:cstheme="minorHAnsi"/>
          <w:sz w:val="22"/>
          <w:szCs w:val="22"/>
        </w:rPr>
        <w:t xml:space="preserve">he right panel summarizes recovery as a cumulative footprint-recovery curve. </w:t>
      </w:r>
      <w:r w:rsidR="00456B8E" w:rsidRPr="00456B8E">
        <w:rPr>
          <w:rFonts w:asciiTheme="minorHAnsi" w:hAnsiTheme="minorHAnsi" w:cstheme="minorHAnsi"/>
          <w:sz w:val="22"/>
          <w:szCs w:val="22"/>
        </w:rPr>
        <w:t xml:space="preserve">In particular, the orange marker at rank 1 shows that the first predicted window overlaps test deposit </w:t>
      </w:r>
      <m:oMath>
        <m:r>
          <w:rPr>
            <w:rFonts w:ascii="Cambria Math" w:hAnsi="Cambria Math" w:cstheme="minorHAnsi"/>
            <w:sz w:val="22"/>
            <w:szCs w:val="22"/>
          </w:rPr>
          <m:t>n=48</m:t>
        </m:r>
      </m:oMath>
      <w:r w:rsidR="00456B8E" w:rsidRPr="00456B8E">
        <w:rPr>
          <w:rFonts w:asciiTheme="minorHAnsi" w:hAnsiTheme="minorHAnsi" w:cstheme="minorHAnsi"/>
          <w:sz w:val="22"/>
          <w:szCs w:val="22"/>
        </w:rPr>
        <w:t>.</w:t>
      </w:r>
      <w:ins w:id="49" w:author="Microsoft Word" w:date="2026-06-24T16:24:00Z" w16du:dateUtc="2026-06-24T21:24:00Z">
        <w:r w:rsidR="00456B8E">
          <w:rPr>
            <w:rFonts w:asciiTheme="minorHAnsi" w:hAnsiTheme="minorHAnsi" w:cstheme="minorHAnsi"/>
            <w:sz w:val="22"/>
            <w:szCs w:val="22"/>
          </w:rPr>
          <w:t>#</w:t>
        </w:r>
        <w:r w:rsidR="00456B8E" w:rsidRPr="00456B8E">
          <w:rPr>
            <w:rFonts w:asciiTheme="minorHAnsi" w:hAnsiTheme="minorHAnsi" w:cstheme="minorHAnsi"/>
            <w:sz w:val="22"/>
            <w:szCs w:val="22"/>
          </w:rPr>
          <w:t>48.</w:t>
        </w:r>
      </w:ins>
      <w:r w:rsidR="00456B8E">
        <w:rPr>
          <w:rFonts w:asciiTheme="minorHAnsi" w:hAnsiTheme="minorHAnsi" w:cstheme="minorHAnsi"/>
          <w:sz w:val="22"/>
          <w:szCs w:val="22"/>
        </w:rPr>
        <w:t xml:space="preserve"> </w:t>
      </w:r>
      <w:r w:rsidR="00456B8E" w:rsidRPr="00456B8E">
        <w:rPr>
          <w:rFonts w:asciiTheme="minorHAnsi" w:hAnsiTheme="minorHAnsi" w:cstheme="minorHAnsi"/>
          <w:sz w:val="22"/>
          <w:szCs w:val="22"/>
        </w:rPr>
        <w:t xml:space="preserve">However, it covers only about 25% of the deposit footprint. </w:t>
      </w:r>
      <w:r w:rsidR="00A634A4">
        <w:rPr>
          <w:rFonts w:asciiTheme="minorHAnsi" w:hAnsiTheme="minorHAnsi" w:cstheme="minorHAnsi"/>
          <w:sz w:val="22"/>
          <w:szCs w:val="22"/>
        </w:rPr>
        <w:t>I</w:t>
      </w:r>
      <w:r w:rsidR="00456B8E" w:rsidRPr="00456B8E">
        <w:rPr>
          <w:rFonts w:asciiTheme="minorHAnsi" w:hAnsiTheme="minorHAnsi" w:cstheme="minorHAnsi"/>
          <w:sz w:val="22"/>
          <w:szCs w:val="22"/>
        </w:rPr>
        <w:t>t</w:t>
      </w:r>
      <w:ins w:id="50" w:author="Microsoft Word" w:date="2026-06-24T16:24:00Z" w16du:dateUtc="2026-06-24T21:24:00Z">
        <w:r w:rsidR="00456B8E" w:rsidRPr="00456B8E">
          <w:rPr>
            <w:rFonts w:asciiTheme="minorHAnsi" w:hAnsiTheme="minorHAnsi" w:cstheme="minorHAnsi"/>
            <w:sz w:val="22"/>
            <w:szCs w:val="22"/>
          </w:rPr>
          <w:t>Because this</w:t>
        </w:r>
      </w:ins>
      <w:r w:rsidR="00456B8E" w:rsidRPr="00456B8E">
        <w:rPr>
          <w:rFonts w:asciiTheme="minorHAnsi" w:hAnsiTheme="minorHAnsi" w:cstheme="minorHAnsi"/>
          <w:sz w:val="22"/>
          <w:szCs w:val="22"/>
        </w:rPr>
        <w:t xml:space="preserve"> is counted</w:t>
      </w:r>
      <w:ins w:id="51" w:author="Microsoft Word" w:date="2026-06-24T16:24:00Z" w16du:dateUtc="2026-06-24T21:24:00Z">
        <w:r w:rsidR="00456B8E" w:rsidRPr="00456B8E">
          <w:rPr>
            <w:rFonts w:asciiTheme="minorHAnsi" w:hAnsiTheme="minorHAnsi" w:cstheme="minorHAnsi"/>
            <w:sz w:val="22"/>
            <w:szCs w:val="22"/>
          </w:rPr>
          <w:t>below the 50% threshold, it is counted</w:t>
        </w:r>
      </w:ins>
      <w:r w:rsidR="00456B8E" w:rsidRPr="00456B8E">
        <w:rPr>
          <w:rFonts w:asciiTheme="minorHAnsi" w:hAnsiTheme="minorHAnsi" w:cstheme="minorHAnsi"/>
          <w:sz w:val="22"/>
          <w:szCs w:val="22"/>
        </w:rPr>
        <w:t xml:space="preserve"> as an overlap</w:t>
      </w:r>
      <w:r w:rsidR="00A634A4">
        <w:rPr>
          <w:rFonts w:asciiTheme="minorHAnsi" w:hAnsiTheme="minorHAnsi" w:cstheme="minorHAnsi"/>
          <w:sz w:val="22"/>
          <w:szCs w:val="22"/>
        </w:rPr>
        <w:t xml:space="preserve"> and</w:t>
      </w:r>
      <w:ins w:id="52" w:author="Microsoft Word" w:date="2026-06-24T16:24:00Z" w16du:dateUtc="2026-06-24T21:24:00Z">
        <w:r w:rsidR="00456B8E" w:rsidRPr="00456B8E">
          <w:rPr>
            <w:rFonts w:asciiTheme="minorHAnsi" w:hAnsiTheme="minorHAnsi" w:cstheme="minorHAnsi"/>
            <w:sz w:val="22"/>
            <w:szCs w:val="22"/>
          </w:rPr>
          <w:t>,</w:t>
        </w:r>
      </w:ins>
      <w:r w:rsidR="00456B8E" w:rsidRPr="00456B8E">
        <w:rPr>
          <w:rFonts w:asciiTheme="minorHAnsi" w:hAnsiTheme="minorHAnsi" w:cstheme="minorHAnsi"/>
          <w:sz w:val="22"/>
          <w:szCs w:val="22"/>
        </w:rPr>
        <w:t xml:space="preserve"> not as a threshold-reaching hit</w:t>
      </w:r>
      <w:r w:rsidR="00A634A4">
        <w:rPr>
          <w:rFonts w:asciiTheme="minorHAnsi" w:hAnsiTheme="minorHAnsi" w:cstheme="minorHAnsi"/>
          <w:sz w:val="22"/>
          <w:szCs w:val="22"/>
        </w:rPr>
        <w:t xml:space="preserve"> b</w:t>
      </w:r>
      <w:r w:rsidR="00A634A4" w:rsidRPr="00456B8E">
        <w:rPr>
          <w:rFonts w:asciiTheme="minorHAnsi" w:hAnsiTheme="minorHAnsi" w:cstheme="minorHAnsi"/>
          <w:sz w:val="22"/>
          <w:szCs w:val="22"/>
        </w:rPr>
        <w:t xml:space="preserve">ecause </w:t>
      </w:r>
      <w:r w:rsidR="00A634A4">
        <w:rPr>
          <w:rFonts w:asciiTheme="minorHAnsi" w:hAnsiTheme="minorHAnsi" w:cstheme="minorHAnsi"/>
          <w:sz w:val="22"/>
          <w:szCs w:val="22"/>
        </w:rPr>
        <w:t>it</w:t>
      </w:r>
      <w:r w:rsidR="00A634A4" w:rsidRPr="00456B8E">
        <w:rPr>
          <w:rFonts w:asciiTheme="minorHAnsi" w:hAnsiTheme="minorHAnsi" w:cstheme="minorHAnsi"/>
          <w:sz w:val="22"/>
          <w:szCs w:val="22"/>
        </w:rPr>
        <w:t xml:space="preserve"> is below the 50% </w:t>
      </w:r>
      <w:r w:rsidR="00A634A4">
        <w:rPr>
          <w:rFonts w:asciiTheme="minorHAnsi" w:hAnsiTheme="minorHAnsi" w:cstheme="minorHAnsi"/>
          <w:sz w:val="22"/>
          <w:szCs w:val="22"/>
        </w:rPr>
        <w:t xml:space="preserve">covered area </w:t>
      </w:r>
      <w:r w:rsidR="00A634A4" w:rsidRPr="00456B8E">
        <w:rPr>
          <w:rFonts w:asciiTheme="minorHAnsi" w:hAnsiTheme="minorHAnsi" w:cstheme="minorHAnsi"/>
          <w:sz w:val="22"/>
          <w:szCs w:val="22"/>
        </w:rPr>
        <w:t>threshold</w:t>
      </w:r>
      <w:r w:rsidR="00A634A4">
        <w:rPr>
          <w:rFonts w:asciiTheme="minorHAnsi" w:hAnsiTheme="minorHAnsi" w:cstheme="minorHAnsi"/>
          <w:sz w:val="22"/>
          <w:szCs w:val="22"/>
        </w:rPr>
        <w:t>.</w:t>
      </w:r>
      <w:r w:rsidR="00B651EF">
        <w:rPr>
          <w:rFonts w:asciiTheme="minorHAnsi" w:hAnsiTheme="minorHAnsi" w:cstheme="minorHAnsi"/>
          <w:sz w:val="22"/>
          <w:szCs w:val="22"/>
        </w:rPr>
        <w:t xml:space="preserve"> </w:t>
      </w:r>
      <w:r w:rsidR="00B651EF" w:rsidRPr="00B651EF">
        <w:rPr>
          <w:rFonts w:asciiTheme="minorHAnsi" w:hAnsiTheme="minorHAnsi" w:cstheme="minorHAnsi"/>
          <w:sz w:val="22"/>
          <w:szCs w:val="22"/>
        </w:rPr>
        <w:t>Beyond rank 1, additional prediction windows progressively recover more of the test-deposit footprint.</w:t>
      </w:r>
      <w:r w:rsidR="00484245">
        <w:rPr>
          <w:rFonts w:asciiTheme="minorHAnsi" w:hAnsiTheme="minorHAnsi" w:cstheme="minorHAnsi"/>
          <w:sz w:val="22"/>
          <w:szCs w:val="22"/>
        </w:rPr>
        <w:t xml:space="preserve"> </w:t>
      </w:r>
      <w:r w:rsidR="00484245" w:rsidRPr="00484245">
        <w:rPr>
          <w:rFonts w:asciiTheme="minorHAnsi" w:hAnsiTheme="minorHAnsi" w:cstheme="minorHAnsi"/>
          <w:sz w:val="22"/>
          <w:szCs w:val="22"/>
        </w:rPr>
        <w:t xml:space="preserve">For example, test deposit </w:t>
      </w:r>
      <m:oMath>
        <m:r>
          <w:rPr>
            <w:rFonts w:ascii="Cambria Math" w:hAnsi="Cambria Math" w:cstheme="minorHAnsi"/>
            <w:sz w:val="22"/>
            <w:szCs w:val="22"/>
          </w:rPr>
          <m:t>n=12</m:t>
        </m:r>
      </m:oMath>
      <w:r w:rsidR="00484245" w:rsidRPr="00484245">
        <w:rPr>
          <w:rFonts w:asciiTheme="minorHAnsi" w:hAnsiTheme="minorHAnsi" w:cstheme="minorHAnsi"/>
          <w:sz w:val="22"/>
          <w:szCs w:val="22"/>
        </w:rPr>
        <w:t xml:space="preserve"> reaches the threshold at rank 2, and test deposit </w:t>
      </w:r>
      <m:oMath>
        <m:r>
          <w:rPr>
            <w:rFonts w:ascii="Cambria Math" w:hAnsi="Cambria Math" w:cstheme="minorHAnsi"/>
            <w:sz w:val="22"/>
            <w:szCs w:val="22"/>
          </w:rPr>
          <m:t>n=51</m:t>
        </m:r>
      </m:oMath>
      <w:r w:rsidR="00484245" w:rsidRPr="00484245">
        <w:rPr>
          <w:rFonts w:asciiTheme="minorHAnsi" w:hAnsiTheme="minorHAnsi" w:cstheme="minorHAnsi"/>
          <w:sz w:val="22"/>
          <w:szCs w:val="22"/>
        </w:rPr>
        <w:t xml:space="preserve"> reaches it at rank 3. The flat parts of the curve indicate ranks where the added prediction window does not increase the unique recovered</w:t>
      </w:r>
      <w:r w:rsidR="0099199F">
        <w:rPr>
          <w:rFonts w:asciiTheme="minorHAnsi" w:hAnsiTheme="minorHAnsi" w:cstheme="minorHAnsi"/>
          <w:sz w:val="22"/>
          <w:szCs w:val="22"/>
        </w:rPr>
        <w:t xml:space="preserve"> test</w:t>
      </w:r>
      <w:r w:rsidR="00484245" w:rsidRPr="00484245">
        <w:rPr>
          <w:rFonts w:asciiTheme="minorHAnsi" w:hAnsiTheme="minorHAnsi" w:cstheme="minorHAnsi"/>
          <w:sz w:val="22"/>
          <w:szCs w:val="22"/>
        </w:rPr>
        <w:t xml:space="preserve"> deposit area</w:t>
      </w:r>
      <w:r w:rsidR="00456B8E" w:rsidRPr="00456B8E">
        <w:rPr>
          <w:rFonts w:asciiTheme="minorHAnsi" w:hAnsiTheme="minorHAnsi" w:cstheme="minorHAnsi"/>
          <w:sz w:val="22"/>
          <w:szCs w:val="22"/>
        </w:rPr>
        <w:t>.</w:t>
      </w:r>
    </w:p>
    <w:p w14:paraId="50195B6E" w14:textId="5E50681B" w:rsidR="00286C4B" w:rsidRPr="00A9426F" w:rsidRDefault="00286C4B" w:rsidP="00650561">
      <w:pPr>
        <w:spacing w:line="276" w:lineRule="auto"/>
        <w:jc w:val="both"/>
        <w:rPr>
          <w:rFonts w:asciiTheme="minorHAnsi" w:hAnsiTheme="minorHAnsi" w:cstheme="minorHAnsi"/>
          <w:sz w:val="22"/>
          <w:szCs w:val="22"/>
        </w:rPr>
      </w:pPr>
      <w:commentRangeStart w:id="53"/>
      <w:r w:rsidRPr="00A9426F">
        <w:rPr>
          <w:rFonts w:asciiTheme="minorHAnsi" w:hAnsiTheme="minorHAnsi" w:cstheme="minorHAnsi"/>
          <w:noProof/>
          <w:sz w:val="22"/>
          <w:szCs w:val="22"/>
          <w14:ligatures w14:val="standardContextual"/>
        </w:rPr>
        <w:drawing>
          <wp:inline distT="0" distB="0" distL="0" distR="0" wp14:anchorId="13CEE653" wp14:editId="779344E3">
            <wp:extent cx="5954752" cy="2718762"/>
            <wp:effectExtent l="0" t="0" r="1905" b="0"/>
            <wp:docPr id="20913902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90211"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54752" cy="2718762"/>
                    </a:xfrm>
                    <a:prstGeom prst="rect">
                      <a:avLst/>
                    </a:prstGeom>
                  </pic:spPr>
                </pic:pic>
              </a:graphicData>
            </a:graphic>
          </wp:inline>
        </w:drawing>
      </w:r>
      <w:commentRangeEnd w:id="53"/>
      <w:r w:rsidR="00FB08F7" w:rsidRPr="00A9426F">
        <w:rPr>
          <w:rStyle w:val="CommentReference"/>
          <w:rFonts w:asciiTheme="minorHAnsi" w:hAnsiTheme="minorHAnsi" w:cstheme="minorHAnsi"/>
          <w:sz w:val="22"/>
          <w:szCs w:val="22"/>
        </w:rPr>
        <w:commentReference w:id="53"/>
      </w:r>
    </w:p>
    <w:p w14:paraId="123DD781" w14:textId="2F9843E8" w:rsidR="005A3F49" w:rsidRDefault="00286C4B" w:rsidP="00837C22">
      <w:pPr>
        <w:pStyle w:val="Caption"/>
        <w:spacing w:after="0"/>
        <w:jc w:val="both"/>
        <w:rPr>
          <w:rFonts w:cstheme="minorHAnsi"/>
          <w:sz w:val="20"/>
          <w:szCs w:val="20"/>
        </w:rPr>
      </w:pPr>
      <w:bookmarkStart w:id="54" w:name="_Ref226224833"/>
      <w:r w:rsidRPr="00837C22">
        <w:rPr>
          <w:rFonts w:cstheme="minorHAnsi"/>
          <w:sz w:val="20"/>
          <w:szCs w:val="20"/>
        </w:rPr>
        <w:t xml:space="preserve">Figure </w:t>
      </w:r>
      <w:r w:rsidRPr="00837C22">
        <w:rPr>
          <w:rFonts w:cstheme="minorHAnsi"/>
          <w:sz w:val="20"/>
          <w:szCs w:val="20"/>
        </w:rPr>
        <w:fldChar w:fldCharType="begin"/>
      </w:r>
      <w:r w:rsidRPr="00837C22">
        <w:rPr>
          <w:rFonts w:cstheme="minorHAnsi"/>
          <w:sz w:val="20"/>
          <w:szCs w:val="20"/>
        </w:rPr>
        <w:instrText xml:space="preserve"> SEQ Figure \* ARABIC </w:instrText>
      </w:r>
      <w:r w:rsidRPr="00837C22">
        <w:rPr>
          <w:rFonts w:cstheme="minorHAnsi"/>
          <w:sz w:val="20"/>
          <w:szCs w:val="20"/>
        </w:rPr>
        <w:fldChar w:fldCharType="separate"/>
      </w:r>
      <w:r w:rsidR="00FE16EE">
        <w:rPr>
          <w:rFonts w:cstheme="minorHAnsi"/>
          <w:noProof/>
          <w:sz w:val="20"/>
          <w:szCs w:val="20"/>
        </w:rPr>
        <w:t>9</w:t>
      </w:r>
      <w:r w:rsidRPr="00837C22">
        <w:rPr>
          <w:rFonts w:cstheme="minorHAnsi"/>
          <w:sz w:val="20"/>
          <w:szCs w:val="20"/>
        </w:rPr>
        <w:fldChar w:fldCharType="end"/>
      </w:r>
      <w:bookmarkEnd w:id="54"/>
      <w:r w:rsidRPr="00837C22">
        <w:rPr>
          <w:rFonts w:cstheme="minorHAnsi"/>
          <w:sz w:val="20"/>
          <w:szCs w:val="20"/>
        </w:rPr>
        <w:t xml:space="preserve">. Similarity-based prediction and validation. </w:t>
      </w:r>
      <w:r w:rsidR="00182FEA" w:rsidRPr="00182FEA">
        <w:rPr>
          <w:rFonts w:cstheme="minorHAnsi"/>
          <w:sz w:val="20"/>
          <w:szCs w:val="20"/>
        </w:rPr>
        <w:t>Left: synthetic</w:t>
      </w:r>
      <w:r w:rsidRPr="00837C22">
        <w:rPr>
          <w:rFonts w:cstheme="minorHAnsi"/>
          <w:sz w:val="20"/>
          <w:szCs w:val="20"/>
        </w:rPr>
        <w:t xml:space="preserve"> geophysical grid showing the </w:t>
      </w:r>
      <w:r w:rsidR="00B64FC4">
        <w:rPr>
          <w:rFonts w:cstheme="minorHAnsi"/>
          <w:sz w:val="20"/>
          <w:szCs w:val="20"/>
        </w:rPr>
        <w:t>training deposit</w:t>
      </w:r>
      <w:r w:rsidRPr="00837C22">
        <w:rPr>
          <w:rFonts w:cstheme="minorHAnsi"/>
          <w:sz w:val="20"/>
          <w:szCs w:val="20"/>
        </w:rPr>
        <w:t xml:space="preserve"> window used for ranking</w:t>
      </w:r>
      <w:r w:rsidR="00182FEA" w:rsidRPr="00182FEA">
        <w:rPr>
          <w:rFonts w:cstheme="minorHAnsi"/>
          <w:sz w:val="20"/>
          <w:szCs w:val="20"/>
        </w:rPr>
        <w:t>,</w:t>
      </w:r>
      <w:r w:rsidRPr="00837C22">
        <w:rPr>
          <w:rFonts w:cstheme="minorHAnsi"/>
          <w:sz w:val="20"/>
          <w:szCs w:val="20"/>
        </w:rPr>
        <w:t xml:space="preserve"> the known </w:t>
      </w:r>
      <w:r w:rsidR="00182FEA" w:rsidRPr="00182FEA">
        <w:rPr>
          <w:rFonts w:cstheme="minorHAnsi"/>
          <w:sz w:val="20"/>
          <w:szCs w:val="20"/>
        </w:rPr>
        <w:t xml:space="preserve">test </w:t>
      </w:r>
      <w:r w:rsidRPr="00837C22">
        <w:rPr>
          <w:rFonts w:cstheme="minorHAnsi"/>
          <w:sz w:val="20"/>
          <w:szCs w:val="20"/>
        </w:rPr>
        <w:t>deposits</w:t>
      </w:r>
      <w:r w:rsidR="00182FEA" w:rsidRPr="00182FEA">
        <w:rPr>
          <w:rFonts w:cstheme="minorHAnsi"/>
          <w:sz w:val="20"/>
          <w:szCs w:val="20"/>
        </w:rPr>
        <w:t>,</w:t>
      </w:r>
      <w:r w:rsidRPr="00837C22">
        <w:rPr>
          <w:rFonts w:cstheme="minorHAnsi"/>
          <w:sz w:val="20"/>
          <w:szCs w:val="20"/>
        </w:rPr>
        <w:t xml:space="preserve"> and the top-5 predicted windows ranked by similarity</w:t>
      </w:r>
      <w:r w:rsidR="00182FEA" w:rsidRPr="00182FEA">
        <w:rPr>
          <w:rFonts w:cstheme="minorHAnsi"/>
          <w:sz w:val="20"/>
          <w:szCs w:val="20"/>
        </w:rPr>
        <w:t>. White</w:t>
      </w:r>
      <w:r w:rsidRPr="00837C22">
        <w:rPr>
          <w:rFonts w:cstheme="minorHAnsi"/>
          <w:sz w:val="20"/>
          <w:szCs w:val="20"/>
        </w:rPr>
        <w:t xml:space="preserve"> boxes</w:t>
      </w:r>
      <w:r w:rsidR="00182FEA" w:rsidRPr="00182FEA">
        <w:rPr>
          <w:rFonts w:cstheme="minorHAnsi"/>
          <w:sz w:val="20"/>
          <w:szCs w:val="20"/>
        </w:rPr>
        <w:t xml:space="preserve"> mark predicted windows, and labels indicate deposit or window IDs.</w:t>
      </w:r>
      <w:r w:rsidRPr="00837C22">
        <w:rPr>
          <w:rFonts w:cstheme="minorHAnsi"/>
          <w:sz w:val="20"/>
          <w:szCs w:val="20"/>
        </w:rPr>
        <w:t xml:space="preserve"> Right: cumulative footprint-recovery curve showing </w:t>
      </w:r>
      <w:r w:rsidR="00182FEA" w:rsidRPr="00182FEA">
        <w:rPr>
          <w:rFonts w:cstheme="minorHAnsi"/>
          <w:sz w:val="20"/>
          <w:szCs w:val="20"/>
        </w:rPr>
        <w:t>how much</w:t>
      </w:r>
      <w:r w:rsidRPr="00837C22">
        <w:rPr>
          <w:rFonts w:cstheme="minorHAnsi"/>
          <w:sz w:val="20"/>
          <w:szCs w:val="20"/>
        </w:rPr>
        <w:t xml:space="preserve"> of </w:t>
      </w:r>
      <w:r w:rsidR="00182FEA" w:rsidRPr="00182FEA">
        <w:rPr>
          <w:rFonts w:cstheme="minorHAnsi"/>
          <w:sz w:val="20"/>
          <w:szCs w:val="20"/>
        </w:rPr>
        <w:t>the total test</w:t>
      </w:r>
      <w:r w:rsidRPr="00837C22">
        <w:rPr>
          <w:rFonts w:cstheme="minorHAnsi"/>
          <w:sz w:val="20"/>
          <w:szCs w:val="20"/>
        </w:rPr>
        <w:t xml:space="preserve">-deposit area </w:t>
      </w:r>
      <w:r w:rsidR="00182FEA" w:rsidRPr="00182FEA">
        <w:rPr>
          <w:rFonts w:cstheme="minorHAnsi"/>
          <w:sz w:val="20"/>
          <w:szCs w:val="20"/>
        </w:rPr>
        <w:t xml:space="preserve">is </w:t>
      </w:r>
      <w:r w:rsidRPr="00837C22">
        <w:rPr>
          <w:rFonts w:cstheme="minorHAnsi"/>
          <w:sz w:val="20"/>
          <w:szCs w:val="20"/>
        </w:rPr>
        <w:t xml:space="preserve">recovered as </w:t>
      </w:r>
      <w:r w:rsidR="00182FEA" w:rsidRPr="00182FEA">
        <w:rPr>
          <w:rFonts w:cstheme="minorHAnsi"/>
          <w:sz w:val="20"/>
          <w:szCs w:val="20"/>
        </w:rPr>
        <w:t>more</w:t>
      </w:r>
      <w:r w:rsidRPr="00837C22">
        <w:rPr>
          <w:rFonts w:cstheme="minorHAnsi"/>
          <w:sz w:val="20"/>
          <w:szCs w:val="20"/>
        </w:rPr>
        <w:t xml:space="preserve"> ranked windows are included. Orange markers indicate ranks where a predicted window has any non-zero overlap with a </w:t>
      </w:r>
      <w:r w:rsidR="00182FEA" w:rsidRPr="00182FEA">
        <w:rPr>
          <w:rFonts w:cstheme="minorHAnsi"/>
          <w:sz w:val="20"/>
          <w:szCs w:val="20"/>
        </w:rPr>
        <w:t>test</w:t>
      </w:r>
      <w:r w:rsidRPr="00837C22">
        <w:rPr>
          <w:rFonts w:cstheme="minorHAnsi"/>
          <w:sz w:val="20"/>
          <w:szCs w:val="20"/>
        </w:rPr>
        <w:t xml:space="preserve"> deposit</w:t>
      </w:r>
      <w:r w:rsidR="001C46EB">
        <w:rPr>
          <w:rFonts w:cstheme="minorHAnsi"/>
          <w:sz w:val="20"/>
          <w:szCs w:val="20"/>
        </w:rPr>
        <w:t xml:space="preserve">. </w:t>
      </w:r>
      <w:r w:rsidR="00182FEA" w:rsidRPr="00182FEA">
        <w:rPr>
          <w:rFonts w:cstheme="minorHAnsi"/>
          <w:sz w:val="20"/>
          <w:szCs w:val="20"/>
        </w:rPr>
        <w:t>Red</w:t>
      </w:r>
      <w:ins w:id="55" w:author="Microsoft Word" w:date="2026-06-24T16:24:00Z" w16du:dateUtc="2026-06-24T21:24:00Z">
        <w:r w:rsidR="001C46EB">
          <w:rPr>
            <w:rFonts w:cstheme="minorHAnsi"/>
            <w:sz w:val="20"/>
            <w:szCs w:val="20"/>
          </w:rPr>
          <w:t>The</w:t>
        </w:r>
        <w:r w:rsidRPr="00837C22">
          <w:rPr>
            <w:rFonts w:cstheme="minorHAnsi"/>
            <w:sz w:val="20"/>
            <w:szCs w:val="20"/>
          </w:rPr>
          <w:t xml:space="preserve"> red</w:t>
        </w:r>
      </w:ins>
      <w:r w:rsidRPr="00837C22">
        <w:rPr>
          <w:rFonts w:cstheme="minorHAnsi"/>
          <w:sz w:val="20"/>
          <w:szCs w:val="20"/>
        </w:rPr>
        <w:t xml:space="preserve"> markers indicate the first rank at which a </w:t>
      </w:r>
      <w:r w:rsidR="00182FEA" w:rsidRPr="00182FEA">
        <w:rPr>
          <w:rFonts w:cstheme="minorHAnsi"/>
          <w:sz w:val="20"/>
          <w:szCs w:val="20"/>
        </w:rPr>
        <w:t>test</w:t>
      </w:r>
      <w:r w:rsidRPr="00837C22">
        <w:rPr>
          <w:rFonts w:cstheme="minorHAnsi"/>
          <w:sz w:val="20"/>
          <w:szCs w:val="20"/>
        </w:rPr>
        <w:t xml:space="preserve"> deposit reaches the 50% </w:t>
      </w:r>
      <w:r w:rsidR="001B1C0A">
        <w:rPr>
          <w:rFonts w:cstheme="minorHAnsi"/>
          <w:sz w:val="20"/>
          <w:szCs w:val="20"/>
        </w:rPr>
        <w:t>area</w:t>
      </w:r>
      <w:r w:rsidR="00182FEA" w:rsidRPr="00182FEA">
        <w:rPr>
          <w:rFonts w:cstheme="minorHAnsi"/>
          <w:sz w:val="20"/>
          <w:szCs w:val="20"/>
        </w:rPr>
        <w:t>-</w:t>
      </w:r>
      <w:r w:rsidRPr="00837C22">
        <w:rPr>
          <w:rFonts w:cstheme="minorHAnsi"/>
          <w:sz w:val="20"/>
          <w:szCs w:val="20"/>
        </w:rPr>
        <w:t xml:space="preserve">coverage threshold. The first </w:t>
      </w:r>
      <w:r w:rsidR="00182FEA" w:rsidRPr="00182FEA">
        <w:rPr>
          <w:rFonts w:cstheme="minorHAnsi"/>
          <w:sz w:val="20"/>
          <w:szCs w:val="20"/>
        </w:rPr>
        <w:t xml:space="preserve">ranked window partially overlaps test deposit </w:t>
      </w:r>
      <w:r w:rsidRPr="00837C22">
        <w:rPr>
          <w:rFonts w:cstheme="minorHAnsi"/>
          <w:sz w:val="20"/>
          <w:szCs w:val="20"/>
        </w:rPr>
        <w:t xml:space="preserve">48 </w:t>
      </w:r>
      <w:r w:rsidR="00182FEA" w:rsidRPr="00182FEA">
        <w:rPr>
          <w:rFonts w:cstheme="minorHAnsi"/>
          <w:sz w:val="20"/>
          <w:szCs w:val="20"/>
        </w:rPr>
        <w:t xml:space="preserve">but covers less than 50% </w:t>
      </w:r>
      <w:r w:rsidRPr="00837C22">
        <w:rPr>
          <w:rFonts w:cstheme="minorHAnsi"/>
          <w:sz w:val="20"/>
          <w:szCs w:val="20"/>
        </w:rPr>
        <w:t xml:space="preserve">of </w:t>
      </w:r>
      <w:r w:rsidR="00182FEA" w:rsidRPr="00182FEA">
        <w:rPr>
          <w:rFonts w:cstheme="minorHAnsi"/>
          <w:sz w:val="20"/>
          <w:szCs w:val="20"/>
        </w:rPr>
        <w:t>its area,</w:t>
      </w:r>
      <w:r w:rsidRPr="00837C22">
        <w:rPr>
          <w:rFonts w:cstheme="minorHAnsi"/>
          <w:sz w:val="20"/>
          <w:szCs w:val="20"/>
        </w:rPr>
        <w:t xml:space="preserve"> so it is </w:t>
      </w:r>
      <w:r w:rsidR="00182FEA" w:rsidRPr="00182FEA">
        <w:rPr>
          <w:rFonts w:cstheme="minorHAnsi"/>
          <w:sz w:val="20"/>
          <w:szCs w:val="20"/>
        </w:rPr>
        <w:t>counted</w:t>
      </w:r>
      <w:r w:rsidRPr="00837C22">
        <w:rPr>
          <w:rFonts w:cstheme="minorHAnsi"/>
          <w:sz w:val="20"/>
          <w:szCs w:val="20"/>
        </w:rPr>
        <w:t xml:space="preserve"> as an overlap event </w:t>
      </w:r>
      <w:r w:rsidR="00182FEA" w:rsidRPr="00182FEA">
        <w:rPr>
          <w:rFonts w:cstheme="minorHAnsi"/>
          <w:sz w:val="20"/>
          <w:szCs w:val="20"/>
        </w:rPr>
        <w:t>rather than</w:t>
      </w:r>
      <w:r w:rsidRPr="00837C22">
        <w:rPr>
          <w:rFonts w:cstheme="minorHAnsi"/>
          <w:sz w:val="20"/>
          <w:szCs w:val="20"/>
        </w:rPr>
        <w:t xml:space="preserve"> a threshold-reaching hit.</w:t>
      </w:r>
      <w:r w:rsidR="00C660D8">
        <w:rPr>
          <w:rFonts w:cstheme="minorHAnsi"/>
          <w:sz w:val="20"/>
          <w:szCs w:val="20"/>
        </w:rPr>
        <w:t xml:space="preserve"> Prediction window</w:t>
      </w:r>
      <w:r w:rsidR="004F4B23">
        <w:rPr>
          <w:rFonts w:cstheme="minorHAnsi"/>
          <w:sz w:val="20"/>
          <w:szCs w:val="20"/>
        </w:rPr>
        <w:t xml:space="preserve"> ID=31, doesn’t overlap with any known test deposit. </w:t>
      </w:r>
    </w:p>
    <w:p w14:paraId="2CF5074B" w14:textId="77777777" w:rsidR="00837C22" w:rsidRPr="00837C22" w:rsidRDefault="00837C22" w:rsidP="00837C22"/>
    <w:bookmarkEnd w:id="18"/>
    <w:p w14:paraId="6CF4D92D" w14:textId="43F10731" w:rsidR="00BF1B96" w:rsidRPr="00A9426F" w:rsidRDefault="00AF0698" w:rsidP="00650561">
      <w:pPr>
        <w:pStyle w:val="Heading2"/>
        <w:numPr>
          <w:ilvl w:val="0"/>
          <w:numId w:val="9"/>
        </w:numPr>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Results</w:t>
      </w:r>
    </w:p>
    <w:p w14:paraId="7A07C928" w14:textId="08562BF2" w:rsidR="008C3147" w:rsidRPr="00A9426F" w:rsidRDefault="008F3CF7" w:rsidP="00D7400A">
      <w:pPr>
        <w:spacing w:before="240" w:after="240"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To illustrate the method's behavior in more detail, selected case studies are presented for both univariate and multivariate analyses. In the univariate analysis, Paulo Afonso (Deposit 6) is used as the </w:t>
      </w:r>
      <w:r w:rsidR="005815EB">
        <w:rPr>
          <w:rFonts w:asciiTheme="minorHAnsi" w:hAnsiTheme="minorHAnsi" w:cstheme="minorHAnsi"/>
          <w:sz w:val="22"/>
          <w:szCs w:val="22"/>
        </w:rPr>
        <w:t>training deposit</w:t>
      </w:r>
      <w:r w:rsidRPr="00A9426F">
        <w:rPr>
          <w:rFonts w:asciiTheme="minorHAnsi" w:hAnsiTheme="minorHAnsi" w:cstheme="minorHAnsi"/>
          <w:sz w:val="22"/>
          <w:szCs w:val="22"/>
        </w:rPr>
        <w:t xml:space="preserve">. In the multivariate analysis, Alemao (Deposit 3) is used as the </w:t>
      </w:r>
      <w:r w:rsidR="00AF6FEB">
        <w:rPr>
          <w:rFonts w:asciiTheme="minorHAnsi" w:hAnsiTheme="minorHAnsi" w:cstheme="minorHAnsi"/>
          <w:sz w:val="22"/>
          <w:szCs w:val="22"/>
        </w:rPr>
        <w:t xml:space="preserve">training </w:t>
      </w:r>
      <w:r w:rsidR="00012062">
        <w:rPr>
          <w:rFonts w:asciiTheme="minorHAnsi" w:hAnsiTheme="minorHAnsi" w:cstheme="minorHAnsi"/>
          <w:sz w:val="22"/>
          <w:szCs w:val="22"/>
        </w:rPr>
        <w:t xml:space="preserve">geometry </w:t>
      </w:r>
      <w:r w:rsidR="00020F2F">
        <w:rPr>
          <w:rFonts w:asciiTheme="minorHAnsi" w:hAnsiTheme="minorHAnsi" w:cstheme="minorHAnsi"/>
          <w:sz w:val="22"/>
          <w:szCs w:val="22"/>
        </w:rPr>
        <w:t>to</w:t>
      </w:r>
      <w:r w:rsidRPr="00A9426F">
        <w:rPr>
          <w:rFonts w:asciiTheme="minorHAnsi" w:hAnsiTheme="minorHAnsi" w:cstheme="minorHAnsi"/>
          <w:sz w:val="22"/>
          <w:szCs w:val="22"/>
        </w:rPr>
        <w:t xml:space="preserve"> provide a clear comparison between the single-variable and fused workflows</w:t>
      </w:r>
      <w:r w:rsidR="005A426D">
        <w:rPr>
          <w:rFonts w:asciiTheme="minorHAnsi" w:hAnsiTheme="minorHAnsi" w:cstheme="minorHAnsi"/>
          <w:sz w:val="22"/>
          <w:szCs w:val="22"/>
        </w:rPr>
        <w:t>. This case</w:t>
      </w:r>
      <w:r w:rsidRPr="00A9426F">
        <w:rPr>
          <w:rFonts w:asciiTheme="minorHAnsi" w:hAnsiTheme="minorHAnsi" w:cstheme="minorHAnsi"/>
          <w:sz w:val="22"/>
          <w:szCs w:val="22"/>
        </w:rPr>
        <w:t xml:space="preserve"> </w:t>
      </w:r>
      <w:r w:rsidR="005A426D">
        <w:rPr>
          <w:rFonts w:asciiTheme="minorHAnsi" w:hAnsiTheme="minorHAnsi" w:cstheme="minorHAnsi"/>
          <w:sz w:val="22"/>
          <w:szCs w:val="22"/>
        </w:rPr>
        <w:t>shows</w:t>
      </w:r>
      <w:r w:rsidRPr="00A9426F">
        <w:rPr>
          <w:rFonts w:asciiTheme="minorHAnsi" w:hAnsiTheme="minorHAnsi" w:cstheme="minorHAnsi"/>
          <w:sz w:val="22"/>
          <w:szCs w:val="22"/>
        </w:rPr>
        <w:t xml:space="preserve"> the effect of adding </w:t>
      </w:r>
      <w:r w:rsidR="004414B0">
        <w:rPr>
          <w:rFonts w:asciiTheme="minorHAnsi" w:hAnsiTheme="minorHAnsi" w:cstheme="minorHAnsi"/>
          <w:sz w:val="22"/>
          <w:szCs w:val="22"/>
        </w:rPr>
        <w:t xml:space="preserve">and jointly interpreting </w:t>
      </w:r>
      <w:r w:rsidRPr="00A9426F">
        <w:rPr>
          <w:rFonts w:asciiTheme="minorHAnsi" w:hAnsiTheme="minorHAnsi" w:cstheme="minorHAnsi"/>
          <w:sz w:val="22"/>
          <w:szCs w:val="22"/>
        </w:rPr>
        <w:t xml:space="preserve">radiometric information. </w:t>
      </w:r>
    </w:p>
    <w:p w14:paraId="48748C3F" w14:textId="704901EC" w:rsidR="00C46EB1" w:rsidRPr="00A9426F" w:rsidRDefault="00C46EB1" w:rsidP="00650561">
      <w:pPr>
        <w:pStyle w:val="Caption"/>
        <w:keepNext/>
        <w:spacing w:line="276" w:lineRule="auto"/>
        <w:jc w:val="center"/>
        <w:rPr>
          <w:rFonts w:cstheme="minorHAnsi"/>
          <w:sz w:val="22"/>
          <w:szCs w:val="22"/>
        </w:rPr>
      </w:pPr>
      <w:bookmarkStart w:id="56" w:name="_Ref226409701"/>
      <w:r w:rsidRPr="00A9426F">
        <w:rPr>
          <w:rFonts w:cstheme="minorHAnsi"/>
          <w:sz w:val="22"/>
          <w:szCs w:val="22"/>
        </w:rPr>
        <w:lastRenderedPageBreak/>
        <w:t xml:space="preserve">Table </w:t>
      </w:r>
      <w:r w:rsidRPr="00A9426F">
        <w:rPr>
          <w:rFonts w:cstheme="minorHAnsi"/>
          <w:sz w:val="22"/>
          <w:szCs w:val="22"/>
        </w:rPr>
        <w:fldChar w:fldCharType="begin"/>
      </w:r>
      <w:r w:rsidRPr="00A9426F">
        <w:rPr>
          <w:rFonts w:cstheme="minorHAnsi"/>
          <w:sz w:val="22"/>
          <w:szCs w:val="22"/>
        </w:rPr>
        <w:instrText xml:space="preserve"> SEQ Table \* ARABIC </w:instrText>
      </w:r>
      <w:r w:rsidRPr="00A9426F">
        <w:rPr>
          <w:rFonts w:cstheme="minorHAnsi"/>
          <w:sz w:val="22"/>
          <w:szCs w:val="22"/>
        </w:rPr>
        <w:fldChar w:fldCharType="separate"/>
      </w:r>
      <w:r w:rsidR="00175379">
        <w:rPr>
          <w:rFonts w:cstheme="minorHAnsi"/>
          <w:noProof/>
          <w:sz w:val="22"/>
          <w:szCs w:val="22"/>
        </w:rPr>
        <w:t>1</w:t>
      </w:r>
      <w:r w:rsidRPr="00A9426F">
        <w:rPr>
          <w:rFonts w:cstheme="minorHAnsi"/>
          <w:sz w:val="22"/>
          <w:szCs w:val="22"/>
        </w:rPr>
        <w:fldChar w:fldCharType="end"/>
      </w:r>
      <w:bookmarkEnd w:id="56"/>
      <w:r w:rsidRPr="00A9426F">
        <w:rPr>
          <w:rFonts w:cstheme="minorHAnsi"/>
          <w:sz w:val="22"/>
          <w:szCs w:val="22"/>
        </w:rPr>
        <w:t>. Summary of the case-study configurations used in the validation analysis</w:t>
      </w:r>
      <w:r w:rsidR="0074479F">
        <w:rPr>
          <w:rFonts w:cstheme="minorHAnsi"/>
          <w:sz w:val="22"/>
          <w:szCs w:val="22"/>
        </w:rPr>
        <w:t xml:space="preserve">. It </w:t>
      </w:r>
      <w:r w:rsidRPr="00A9426F">
        <w:rPr>
          <w:rFonts w:cstheme="minorHAnsi"/>
          <w:sz w:val="22"/>
          <w:szCs w:val="22"/>
        </w:rPr>
        <w:t>list</w:t>
      </w:r>
      <w:r w:rsidR="0074479F">
        <w:rPr>
          <w:rFonts w:cstheme="minorHAnsi"/>
          <w:sz w:val="22"/>
          <w:szCs w:val="22"/>
        </w:rPr>
        <w:t>s</w:t>
      </w:r>
      <w:r w:rsidR="00FF6189">
        <w:rPr>
          <w:rFonts w:cstheme="minorHAnsi"/>
          <w:sz w:val="22"/>
          <w:szCs w:val="22"/>
        </w:rPr>
        <w:t>,</w:t>
      </w:r>
      <w:r w:rsidRPr="00A9426F">
        <w:rPr>
          <w:rFonts w:cstheme="minorHAnsi"/>
          <w:sz w:val="22"/>
          <w:szCs w:val="22"/>
        </w:rPr>
        <w:t xml:space="preserve"> for each case</w:t>
      </w:r>
      <w:r w:rsidR="00FF6189">
        <w:rPr>
          <w:rFonts w:cstheme="minorHAnsi"/>
          <w:sz w:val="22"/>
          <w:szCs w:val="22"/>
        </w:rPr>
        <w:t>,</w:t>
      </w:r>
      <w:r w:rsidRPr="00A9426F">
        <w:rPr>
          <w:rFonts w:cstheme="minorHAnsi"/>
          <w:sz w:val="22"/>
          <w:szCs w:val="22"/>
        </w:rPr>
        <w:t xml:space="preserve"> the reference (training) deposit used to construct the similarity ranking and the known testing deposits.</w:t>
      </w:r>
    </w:p>
    <w:tbl>
      <w:tblPr>
        <w:tblW w:w="8600" w:type="dxa"/>
        <w:jc w:val="center"/>
        <w:tblBorders>
          <w:insideH w:val="single" w:sz="4" w:space="0" w:color="auto"/>
          <w:insideV w:val="single" w:sz="4" w:space="0" w:color="auto"/>
        </w:tblBorders>
        <w:tblLook w:val="04A0" w:firstRow="1" w:lastRow="0" w:firstColumn="1" w:lastColumn="0" w:noHBand="0" w:noVBand="1"/>
      </w:tblPr>
      <w:tblGrid>
        <w:gridCol w:w="3420"/>
        <w:gridCol w:w="2120"/>
        <w:gridCol w:w="3060"/>
      </w:tblGrid>
      <w:tr w:rsidR="00C46EB1" w:rsidRPr="00A9426F" w14:paraId="0B9A552C" w14:textId="77777777" w:rsidTr="00C46EB1">
        <w:trPr>
          <w:trHeight w:val="340"/>
          <w:jc w:val="center"/>
        </w:trPr>
        <w:tc>
          <w:tcPr>
            <w:tcW w:w="3420" w:type="dxa"/>
            <w:vAlign w:val="center"/>
            <w:hideMark/>
          </w:tcPr>
          <w:p w14:paraId="1CF1DCC6" w14:textId="77777777" w:rsidR="00C46EB1" w:rsidRPr="00A9426F" w:rsidRDefault="00C46EB1" w:rsidP="00650561">
            <w:pPr>
              <w:spacing w:line="276" w:lineRule="auto"/>
              <w:jc w:val="center"/>
              <w:rPr>
                <w:rFonts w:asciiTheme="minorHAnsi" w:hAnsiTheme="minorHAnsi" w:cstheme="minorHAnsi"/>
                <w:b/>
                <w:bCs/>
                <w:color w:val="000000"/>
                <w:sz w:val="22"/>
                <w:szCs w:val="22"/>
              </w:rPr>
            </w:pPr>
            <w:r w:rsidRPr="00A9426F">
              <w:rPr>
                <w:rFonts w:asciiTheme="minorHAnsi" w:hAnsiTheme="minorHAnsi" w:cstheme="minorHAnsi"/>
                <w:b/>
                <w:bCs/>
                <w:color w:val="000000"/>
                <w:sz w:val="22"/>
                <w:szCs w:val="22"/>
              </w:rPr>
              <w:t>Case Name</w:t>
            </w:r>
          </w:p>
        </w:tc>
        <w:tc>
          <w:tcPr>
            <w:tcW w:w="2120" w:type="dxa"/>
            <w:vAlign w:val="center"/>
            <w:hideMark/>
          </w:tcPr>
          <w:p w14:paraId="05AF4A49" w14:textId="4FD53AFF" w:rsidR="00C46EB1" w:rsidRPr="00A9426F" w:rsidRDefault="00C46EB1" w:rsidP="00650561">
            <w:pPr>
              <w:spacing w:line="276" w:lineRule="auto"/>
              <w:jc w:val="center"/>
              <w:rPr>
                <w:rFonts w:asciiTheme="minorHAnsi" w:hAnsiTheme="minorHAnsi" w:cstheme="minorHAnsi"/>
                <w:b/>
                <w:bCs/>
                <w:color w:val="000000"/>
                <w:sz w:val="22"/>
                <w:szCs w:val="22"/>
              </w:rPr>
            </w:pPr>
            <w:r w:rsidRPr="00A9426F">
              <w:rPr>
                <w:rFonts w:asciiTheme="minorHAnsi" w:hAnsiTheme="minorHAnsi" w:cstheme="minorHAnsi"/>
                <w:b/>
                <w:bCs/>
                <w:color w:val="000000"/>
                <w:sz w:val="22"/>
                <w:szCs w:val="22"/>
              </w:rPr>
              <w:t>Training Deposit</w:t>
            </w:r>
            <w:r w:rsidR="00502EBE">
              <w:rPr>
                <w:rFonts w:asciiTheme="minorHAnsi" w:hAnsiTheme="minorHAnsi" w:cstheme="minorHAnsi"/>
                <w:b/>
                <w:bCs/>
                <w:color w:val="000000"/>
                <w:sz w:val="22"/>
                <w:szCs w:val="22"/>
              </w:rPr>
              <w:t xml:space="preserve"> IDs</w:t>
            </w:r>
          </w:p>
        </w:tc>
        <w:tc>
          <w:tcPr>
            <w:tcW w:w="3060" w:type="dxa"/>
            <w:vAlign w:val="center"/>
            <w:hideMark/>
          </w:tcPr>
          <w:p w14:paraId="30C18865" w14:textId="291D8FD4" w:rsidR="00C46EB1" w:rsidRPr="00A9426F" w:rsidRDefault="00C46EB1" w:rsidP="00650561">
            <w:pPr>
              <w:spacing w:line="276" w:lineRule="auto"/>
              <w:jc w:val="center"/>
              <w:rPr>
                <w:rFonts w:asciiTheme="minorHAnsi" w:hAnsiTheme="minorHAnsi" w:cstheme="minorHAnsi"/>
                <w:b/>
                <w:bCs/>
                <w:color w:val="000000"/>
                <w:sz w:val="22"/>
                <w:szCs w:val="22"/>
              </w:rPr>
            </w:pPr>
            <w:r w:rsidRPr="00A9426F">
              <w:rPr>
                <w:rFonts w:asciiTheme="minorHAnsi" w:hAnsiTheme="minorHAnsi" w:cstheme="minorHAnsi"/>
                <w:b/>
                <w:bCs/>
                <w:color w:val="000000"/>
                <w:sz w:val="22"/>
                <w:szCs w:val="22"/>
              </w:rPr>
              <w:t>Testing Deposits</w:t>
            </w:r>
            <w:r w:rsidR="00502EBE">
              <w:rPr>
                <w:rFonts w:asciiTheme="minorHAnsi" w:hAnsiTheme="minorHAnsi" w:cstheme="minorHAnsi"/>
                <w:b/>
                <w:bCs/>
                <w:color w:val="000000"/>
                <w:sz w:val="22"/>
                <w:szCs w:val="22"/>
              </w:rPr>
              <w:t xml:space="preserve"> IDs</w:t>
            </w:r>
          </w:p>
        </w:tc>
      </w:tr>
      <w:tr w:rsidR="00C46EB1" w:rsidRPr="00A9426F" w14:paraId="7E06A315" w14:textId="77777777" w:rsidTr="00C46EB1">
        <w:trPr>
          <w:trHeight w:val="395"/>
          <w:jc w:val="center"/>
        </w:trPr>
        <w:tc>
          <w:tcPr>
            <w:tcW w:w="3420" w:type="dxa"/>
            <w:vAlign w:val="center"/>
            <w:hideMark/>
          </w:tcPr>
          <w:p w14:paraId="3AC24197" w14:textId="5E8F71E9" w:rsidR="00C46EB1" w:rsidRPr="00A9426F" w:rsidRDefault="00C46EB1" w:rsidP="00650561">
            <w:pPr>
              <w:spacing w:line="276" w:lineRule="auto"/>
              <w:jc w:val="center"/>
              <w:rPr>
                <w:rFonts w:asciiTheme="minorHAnsi" w:hAnsiTheme="minorHAnsi" w:cstheme="minorHAnsi"/>
                <w:color w:val="000000"/>
                <w:sz w:val="22"/>
                <w:szCs w:val="22"/>
                <w:lang w:val="es-ES"/>
              </w:rPr>
            </w:pPr>
            <w:r w:rsidRPr="00A9426F">
              <w:rPr>
                <w:rFonts w:asciiTheme="minorHAnsi" w:hAnsiTheme="minorHAnsi" w:cstheme="minorHAnsi"/>
                <w:color w:val="000000"/>
                <w:sz w:val="22"/>
                <w:szCs w:val="22"/>
                <w:lang w:val="es-ES"/>
              </w:rPr>
              <w:t>Paulo Afonso Deposit: Univariate TMI</w:t>
            </w:r>
          </w:p>
        </w:tc>
        <w:tc>
          <w:tcPr>
            <w:tcW w:w="2120" w:type="dxa"/>
            <w:vAlign w:val="center"/>
            <w:hideMark/>
          </w:tcPr>
          <w:p w14:paraId="495B1812" w14:textId="77777777" w:rsidR="00C46EB1" w:rsidRPr="00A9426F" w:rsidRDefault="00C46EB1" w:rsidP="00650561">
            <w:pPr>
              <w:spacing w:line="276" w:lineRule="auto"/>
              <w:jc w:val="center"/>
              <w:rPr>
                <w:rFonts w:asciiTheme="minorHAnsi" w:hAnsiTheme="minorHAnsi" w:cstheme="minorHAnsi"/>
                <w:color w:val="000000"/>
                <w:sz w:val="22"/>
                <w:szCs w:val="22"/>
              </w:rPr>
            </w:pPr>
            <w:r w:rsidRPr="00A9426F">
              <w:rPr>
                <w:rFonts w:asciiTheme="minorHAnsi" w:hAnsiTheme="minorHAnsi" w:cstheme="minorHAnsi"/>
                <w:color w:val="000000"/>
                <w:sz w:val="22"/>
                <w:szCs w:val="22"/>
              </w:rPr>
              <w:t>6</w:t>
            </w:r>
          </w:p>
        </w:tc>
        <w:tc>
          <w:tcPr>
            <w:tcW w:w="3060" w:type="dxa"/>
            <w:vAlign w:val="center"/>
            <w:hideMark/>
          </w:tcPr>
          <w:p w14:paraId="46B738B0" w14:textId="77777777" w:rsidR="00C46EB1" w:rsidRPr="00A9426F" w:rsidRDefault="00C46EB1" w:rsidP="00650561">
            <w:pPr>
              <w:spacing w:line="276" w:lineRule="auto"/>
              <w:jc w:val="center"/>
              <w:rPr>
                <w:rFonts w:asciiTheme="minorHAnsi" w:hAnsiTheme="minorHAnsi" w:cstheme="minorHAnsi"/>
                <w:color w:val="000000"/>
                <w:sz w:val="22"/>
                <w:szCs w:val="22"/>
              </w:rPr>
            </w:pPr>
            <w:r w:rsidRPr="00A9426F">
              <w:rPr>
                <w:rFonts w:asciiTheme="minorHAnsi" w:hAnsiTheme="minorHAnsi" w:cstheme="minorHAnsi"/>
                <w:color w:val="000000"/>
                <w:sz w:val="22"/>
                <w:szCs w:val="22"/>
              </w:rPr>
              <w:t>1, 2, 3, 4, 5, 7, 8, 9, 10, 11, 12</w:t>
            </w:r>
          </w:p>
        </w:tc>
      </w:tr>
      <w:tr w:rsidR="00C46EB1" w:rsidRPr="00A9426F" w14:paraId="5621234A" w14:textId="77777777" w:rsidTr="00C46EB1">
        <w:trPr>
          <w:trHeight w:val="440"/>
          <w:jc w:val="center"/>
        </w:trPr>
        <w:tc>
          <w:tcPr>
            <w:tcW w:w="3420" w:type="dxa"/>
            <w:vAlign w:val="center"/>
            <w:hideMark/>
          </w:tcPr>
          <w:p w14:paraId="5FAB5317" w14:textId="3828E1A2" w:rsidR="00C46EB1" w:rsidRPr="00A9426F" w:rsidRDefault="00C46EB1" w:rsidP="00650561">
            <w:pPr>
              <w:spacing w:line="276" w:lineRule="auto"/>
              <w:jc w:val="center"/>
              <w:rPr>
                <w:rFonts w:asciiTheme="minorHAnsi" w:hAnsiTheme="minorHAnsi" w:cstheme="minorHAnsi"/>
                <w:color w:val="000000"/>
                <w:sz w:val="22"/>
                <w:szCs w:val="22"/>
                <w:lang w:val="es-ES"/>
              </w:rPr>
            </w:pPr>
            <w:r w:rsidRPr="00A9426F">
              <w:rPr>
                <w:rFonts w:asciiTheme="minorHAnsi" w:hAnsiTheme="minorHAnsi" w:cstheme="minorHAnsi"/>
                <w:color w:val="000000"/>
                <w:sz w:val="22"/>
                <w:szCs w:val="22"/>
                <w:lang w:val="es-ES"/>
              </w:rPr>
              <w:t>Alemao Deposit: Multivariate TMI + Radiometric U</w:t>
            </w:r>
          </w:p>
        </w:tc>
        <w:tc>
          <w:tcPr>
            <w:tcW w:w="2120" w:type="dxa"/>
            <w:vAlign w:val="center"/>
            <w:hideMark/>
          </w:tcPr>
          <w:p w14:paraId="4A9F79F0" w14:textId="77777777" w:rsidR="00C46EB1" w:rsidRPr="00A9426F" w:rsidRDefault="00C46EB1" w:rsidP="00650561">
            <w:pPr>
              <w:spacing w:line="276" w:lineRule="auto"/>
              <w:jc w:val="center"/>
              <w:rPr>
                <w:rFonts w:asciiTheme="minorHAnsi" w:hAnsiTheme="minorHAnsi" w:cstheme="minorHAnsi"/>
                <w:color w:val="000000"/>
                <w:sz w:val="22"/>
                <w:szCs w:val="22"/>
              </w:rPr>
            </w:pPr>
            <w:r w:rsidRPr="00A9426F">
              <w:rPr>
                <w:rFonts w:asciiTheme="minorHAnsi" w:hAnsiTheme="minorHAnsi" w:cstheme="minorHAnsi"/>
                <w:color w:val="000000"/>
                <w:sz w:val="22"/>
                <w:szCs w:val="22"/>
              </w:rPr>
              <w:t>3</w:t>
            </w:r>
          </w:p>
        </w:tc>
        <w:tc>
          <w:tcPr>
            <w:tcW w:w="3060" w:type="dxa"/>
            <w:vAlign w:val="center"/>
            <w:hideMark/>
          </w:tcPr>
          <w:p w14:paraId="6315CB32" w14:textId="77777777" w:rsidR="00C46EB1" w:rsidRPr="00A9426F" w:rsidRDefault="00C46EB1" w:rsidP="00650561">
            <w:pPr>
              <w:spacing w:line="276" w:lineRule="auto"/>
              <w:jc w:val="center"/>
              <w:rPr>
                <w:rFonts w:asciiTheme="minorHAnsi" w:hAnsiTheme="minorHAnsi" w:cstheme="minorHAnsi"/>
                <w:color w:val="000000"/>
                <w:sz w:val="22"/>
                <w:szCs w:val="22"/>
              </w:rPr>
            </w:pPr>
            <w:r w:rsidRPr="00A9426F">
              <w:rPr>
                <w:rFonts w:asciiTheme="minorHAnsi" w:hAnsiTheme="minorHAnsi" w:cstheme="minorHAnsi"/>
                <w:color w:val="000000"/>
                <w:sz w:val="22"/>
                <w:szCs w:val="22"/>
              </w:rPr>
              <w:t>1,2,4,5</w:t>
            </w:r>
          </w:p>
        </w:tc>
      </w:tr>
    </w:tbl>
    <w:p w14:paraId="6669007E" w14:textId="77777777" w:rsidR="00151159" w:rsidRDefault="00151159" w:rsidP="00650561">
      <w:pPr>
        <w:spacing w:line="276" w:lineRule="auto"/>
        <w:jc w:val="both"/>
        <w:rPr>
          <w:rFonts w:asciiTheme="minorHAnsi" w:hAnsiTheme="minorHAnsi" w:cstheme="minorHAnsi"/>
          <w:b/>
          <w:bCs/>
          <w:sz w:val="22"/>
          <w:szCs w:val="22"/>
        </w:rPr>
      </w:pPr>
    </w:p>
    <w:p w14:paraId="41DD969F" w14:textId="32C64172" w:rsidR="00CC67EE" w:rsidRPr="00A9426F" w:rsidRDefault="00CC67EE" w:rsidP="00650561">
      <w:pPr>
        <w:spacing w:line="276" w:lineRule="auto"/>
        <w:jc w:val="both"/>
        <w:rPr>
          <w:rFonts w:asciiTheme="minorHAnsi" w:hAnsiTheme="minorHAnsi" w:cstheme="minorHAnsi"/>
          <w:b/>
          <w:bCs/>
          <w:sz w:val="22"/>
          <w:szCs w:val="22"/>
        </w:rPr>
      </w:pPr>
      <w:r w:rsidRPr="00A9426F">
        <w:rPr>
          <w:rFonts w:asciiTheme="minorHAnsi" w:hAnsiTheme="minorHAnsi" w:cstheme="minorHAnsi"/>
          <w:b/>
          <w:bCs/>
          <w:sz w:val="22"/>
          <w:szCs w:val="22"/>
        </w:rPr>
        <w:t>Case Study 1. Paulo Afonso Deposit</w:t>
      </w:r>
      <w:r w:rsidR="00296D64">
        <w:rPr>
          <w:rFonts w:asciiTheme="minorHAnsi" w:hAnsiTheme="minorHAnsi" w:cstheme="minorHAnsi"/>
          <w:b/>
          <w:bCs/>
          <w:sz w:val="22"/>
          <w:szCs w:val="22"/>
        </w:rPr>
        <w:t>:</w:t>
      </w:r>
      <w:r w:rsidRPr="00A9426F">
        <w:rPr>
          <w:rFonts w:asciiTheme="minorHAnsi" w:hAnsiTheme="minorHAnsi" w:cstheme="minorHAnsi"/>
          <w:b/>
          <w:bCs/>
          <w:sz w:val="22"/>
          <w:szCs w:val="22"/>
        </w:rPr>
        <w:t xml:space="preserve"> Univariate TMI</w:t>
      </w:r>
    </w:p>
    <w:p w14:paraId="4DA77D31" w14:textId="6ED9E842" w:rsidR="001C0530" w:rsidRPr="00A9426F" w:rsidRDefault="004A5BE8" w:rsidP="00650561">
      <w:pPr>
        <w:spacing w:line="276" w:lineRule="auto"/>
        <w:jc w:val="both"/>
        <w:rPr>
          <w:ins w:id="57" w:author="Microsoft Word" w:date="2026-06-24T16:24:00Z" w16du:dateUtc="2026-06-24T21:24:00Z"/>
          <w:rFonts w:asciiTheme="minorHAnsi" w:hAnsiTheme="minorHAnsi" w:cstheme="minorHAnsi"/>
          <w:sz w:val="22"/>
          <w:szCs w:val="22"/>
        </w:rPr>
      </w:pPr>
      <w:ins w:id="58" w:author="Microsoft Word" w:date="2026-06-24T16:24:00Z" w16du:dateUtc="2026-06-24T21:24:00Z">
        <w:r w:rsidRPr="00A9426F">
          <w:rPr>
            <w:rFonts w:asciiTheme="minorHAnsi" w:hAnsiTheme="minorHAnsi" w:cstheme="minorHAnsi"/>
            <w:sz w:val="22"/>
            <w:szCs w:val="22"/>
          </w:rPr>
          <w:t xml:space="preserve">We start by sampling the TMI grid using overlapping sliding windows and extracting dominant spatial patterns via spatial PCA. Then, we </w:t>
        </w:r>
        <w:r w:rsidR="00AB2CF1">
          <w:rPr>
            <w:rFonts w:asciiTheme="minorHAnsi" w:hAnsiTheme="minorHAnsi" w:cstheme="minorHAnsi"/>
            <w:sz w:val="22"/>
            <w:szCs w:val="22"/>
          </w:rPr>
          <w:t>compare</w:t>
        </w:r>
        <w:r w:rsidRPr="00A9426F">
          <w:rPr>
            <w:rFonts w:asciiTheme="minorHAnsi" w:hAnsiTheme="minorHAnsi" w:cstheme="minorHAnsi"/>
            <w:sz w:val="22"/>
            <w:szCs w:val="22"/>
          </w:rPr>
          <w:t xml:space="preserve"> the </w:t>
        </w:r>
        <w:r w:rsidR="00A12883" w:rsidRPr="00A9426F">
          <w:rPr>
            <w:rFonts w:asciiTheme="minorHAnsi" w:hAnsiTheme="minorHAnsi" w:cstheme="minorHAnsi"/>
            <w:sz w:val="22"/>
            <w:szCs w:val="22"/>
          </w:rPr>
          <w:t>sliding</w:t>
        </w:r>
        <w:r w:rsidRPr="00A9426F">
          <w:rPr>
            <w:rFonts w:asciiTheme="minorHAnsi" w:hAnsiTheme="minorHAnsi" w:cstheme="minorHAnsi"/>
            <w:sz w:val="22"/>
            <w:szCs w:val="22"/>
          </w:rPr>
          <w:t xml:space="preserve"> windows and the deposit window </w:t>
        </w:r>
        <w:r w:rsidR="00AB2CF1">
          <w:rPr>
            <w:rFonts w:asciiTheme="minorHAnsi" w:hAnsiTheme="minorHAnsi" w:cstheme="minorHAnsi"/>
            <w:sz w:val="22"/>
            <w:szCs w:val="22"/>
          </w:rPr>
          <w:t xml:space="preserve">using Euclidean distance </w:t>
        </w:r>
        <w:r w:rsidRPr="00A9426F">
          <w:rPr>
            <w:rFonts w:asciiTheme="minorHAnsi" w:hAnsiTheme="minorHAnsi" w:cstheme="minorHAnsi"/>
            <w:sz w:val="22"/>
            <w:szCs w:val="22"/>
          </w:rPr>
          <w:t>in a learned feature space</w:t>
        </w:r>
        <w:r w:rsidR="003531F4">
          <w:rPr>
            <w:rFonts w:asciiTheme="minorHAnsi" w:hAnsiTheme="minorHAnsi" w:cstheme="minorHAnsi"/>
            <w:sz w:val="22"/>
            <w:szCs w:val="22"/>
          </w:rPr>
          <w:t>.</w:t>
        </w:r>
        <w:r w:rsidR="00AB2CF1">
          <w:rPr>
            <w:rFonts w:asciiTheme="minorHAnsi" w:hAnsiTheme="minorHAnsi" w:cstheme="minorHAnsi"/>
            <w:sz w:val="22"/>
            <w:szCs w:val="22"/>
          </w:rPr>
          <w:t xml:space="preserve"> </w:t>
        </w:r>
        <w:r w:rsidRPr="00A9426F">
          <w:rPr>
            <w:rFonts w:asciiTheme="minorHAnsi" w:hAnsiTheme="minorHAnsi" w:cstheme="minorHAnsi"/>
            <w:sz w:val="22"/>
            <w:szCs w:val="22"/>
          </w:rPr>
          <w:t xml:space="preserve"> </w:t>
        </w:r>
        <w:r w:rsidR="00AA3D61">
          <w:rPr>
            <w:rFonts w:asciiTheme="minorHAnsi" w:hAnsiTheme="minorHAnsi" w:cstheme="minorHAnsi"/>
            <w:sz w:val="22"/>
            <w:szCs w:val="22"/>
          </w:rPr>
          <w:t>We include a</w:t>
        </w:r>
        <w:r w:rsidRPr="00A9426F">
          <w:rPr>
            <w:rFonts w:asciiTheme="minorHAnsi" w:hAnsiTheme="minorHAnsi" w:cstheme="minorHAnsi"/>
            <w:sz w:val="22"/>
            <w:szCs w:val="22"/>
          </w:rPr>
          <w:t xml:space="preserve"> weighting scheme that emphasize</w:t>
        </w:r>
        <w:r w:rsidR="00FF7DB1">
          <w:rPr>
            <w:rFonts w:asciiTheme="minorHAnsi" w:hAnsiTheme="minorHAnsi" w:cstheme="minorHAnsi"/>
            <w:sz w:val="22"/>
            <w:szCs w:val="22"/>
          </w:rPr>
          <w:t>s</w:t>
        </w:r>
        <w:r w:rsidRPr="00A9426F">
          <w:rPr>
            <w:rFonts w:asciiTheme="minorHAnsi" w:hAnsiTheme="minorHAnsi" w:cstheme="minorHAnsi"/>
            <w:sz w:val="22"/>
            <w:szCs w:val="22"/>
          </w:rPr>
          <w:t xml:space="preserve"> the </w:t>
        </w:r>
        <w:r w:rsidR="004D70E9">
          <w:rPr>
            <w:rFonts w:asciiTheme="minorHAnsi" w:hAnsiTheme="minorHAnsi" w:cstheme="minorHAnsi"/>
            <w:sz w:val="22"/>
            <w:szCs w:val="22"/>
          </w:rPr>
          <w:t>patterns</w:t>
        </w:r>
        <w:r w:rsidRPr="00A9426F">
          <w:rPr>
            <w:rFonts w:asciiTheme="minorHAnsi" w:hAnsiTheme="minorHAnsi" w:cstheme="minorHAnsi"/>
            <w:sz w:val="22"/>
            <w:szCs w:val="22"/>
          </w:rPr>
          <w:t xml:space="preserve"> most representative of the deposit </w:t>
        </w:r>
        <w:r w:rsidR="000F7611">
          <w:rPr>
            <w:rFonts w:asciiTheme="minorHAnsi" w:hAnsiTheme="minorHAnsi" w:cstheme="minorHAnsi"/>
            <w:sz w:val="22"/>
            <w:szCs w:val="22"/>
          </w:rPr>
          <w:t>geometry</w:t>
        </w:r>
        <w:r w:rsidRPr="00A9426F">
          <w:rPr>
            <w:rFonts w:asciiTheme="minorHAnsi" w:hAnsiTheme="minorHAnsi" w:cstheme="minorHAnsi"/>
            <w:sz w:val="22"/>
            <w:szCs w:val="22"/>
          </w:rPr>
          <w:t>. We then rank windows by similarity</w:t>
        </w:r>
        <w:r w:rsidR="00266BB6" w:rsidRPr="00A9426F">
          <w:rPr>
            <w:rFonts w:asciiTheme="minorHAnsi" w:hAnsiTheme="minorHAnsi" w:cstheme="minorHAnsi"/>
            <w:sz w:val="22"/>
            <w:szCs w:val="22"/>
          </w:rPr>
          <w:t xml:space="preserve"> to the deposit</w:t>
        </w:r>
        <w:r w:rsidR="00A12883" w:rsidRPr="00A9426F">
          <w:rPr>
            <w:rFonts w:asciiTheme="minorHAnsi" w:hAnsiTheme="minorHAnsi" w:cstheme="minorHAnsi"/>
            <w:sz w:val="22"/>
            <w:szCs w:val="22"/>
          </w:rPr>
          <w:t xml:space="preserve"> (increasing distance).</w:t>
        </w:r>
        <w:r w:rsidRPr="00A9426F">
          <w:rPr>
            <w:rFonts w:asciiTheme="minorHAnsi" w:hAnsiTheme="minorHAnsi" w:cstheme="minorHAnsi"/>
            <w:sz w:val="22"/>
            <w:szCs w:val="22"/>
          </w:rPr>
          <w:t xml:space="preserve"> </w:t>
        </w:r>
        <w:r w:rsidR="00A12883" w:rsidRPr="00A9426F">
          <w:rPr>
            <w:rFonts w:asciiTheme="minorHAnsi" w:hAnsiTheme="minorHAnsi" w:cstheme="minorHAnsi"/>
            <w:sz w:val="22"/>
            <w:szCs w:val="22"/>
          </w:rPr>
          <w:t xml:space="preserve">Finally, we </w:t>
        </w:r>
        <w:r w:rsidR="001C0530" w:rsidRPr="00A9426F">
          <w:rPr>
            <w:rFonts w:asciiTheme="minorHAnsi" w:hAnsiTheme="minorHAnsi" w:cstheme="minorHAnsi"/>
            <w:sz w:val="22"/>
            <w:szCs w:val="22"/>
          </w:rPr>
          <w:t>compare the rank windows with the other testing known deposits using cumulative footprint recovery, counting unique overlap area, and the first rank each deposit reaches 50% coverage.</w:t>
        </w:r>
      </w:ins>
    </w:p>
    <w:p w14:paraId="4B0946E1" w14:textId="77777777" w:rsidR="001C0530" w:rsidRPr="00A9426F" w:rsidRDefault="001C0530" w:rsidP="00650561">
      <w:pPr>
        <w:spacing w:line="276" w:lineRule="auto"/>
        <w:jc w:val="both"/>
        <w:rPr>
          <w:rFonts w:asciiTheme="minorHAnsi" w:hAnsiTheme="minorHAnsi" w:cstheme="minorHAnsi"/>
          <w:sz w:val="22"/>
          <w:szCs w:val="22"/>
        </w:rPr>
      </w:pPr>
    </w:p>
    <w:p w14:paraId="72E7B487" w14:textId="5BA87890" w:rsidR="00EA62DA" w:rsidRPr="00A9426F" w:rsidRDefault="0045737F" w:rsidP="00650561">
      <w:pPr>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For the sampling</w:t>
      </w:r>
      <w:r w:rsidR="00ED1E7C" w:rsidRPr="00A9426F">
        <w:rPr>
          <w:rFonts w:asciiTheme="minorHAnsi" w:hAnsiTheme="minorHAnsi" w:cstheme="minorHAnsi"/>
          <w:sz w:val="22"/>
          <w:szCs w:val="22"/>
        </w:rPr>
        <w:t xml:space="preserve"> of the Total Magnetic Intensity geophysical grid (</w:t>
      </w:r>
      <m:oMath>
        <m:r>
          <w:rPr>
            <w:rFonts w:ascii="Cambria Math" w:hAnsi="Cambria Math" w:cstheme="minorHAnsi"/>
            <w:sz w:val="22"/>
            <w:szCs w:val="22"/>
          </w:rPr>
          <m:t>r=1</m:t>
        </m:r>
      </m:oMath>
      <w:r w:rsidR="00ED1E7C" w:rsidRPr="00A9426F">
        <w:rPr>
          <w:rFonts w:asciiTheme="minorHAnsi" w:hAnsiTheme="minorHAnsi" w:cstheme="minorHAnsi"/>
          <w:sz w:val="22"/>
          <w:szCs w:val="22"/>
        </w:rPr>
        <w:t>)</w:t>
      </w:r>
      <w:r w:rsidR="009E0045">
        <w:rPr>
          <w:rFonts w:asciiTheme="minorHAnsi" w:hAnsiTheme="minorHAnsi" w:cstheme="minorHAnsi"/>
          <w:sz w:val="22"/>
          <w:szCs w:val="22"/>
        </w:rPr>
        <w:t xml:space="preserve"> we use</w:t>
      </w:r>
      <w:r w:rsidRPr="00A9426F">
        <w:rPr>
          <w:rFonts w:asciiTheme="minorHAnsi" w:hAnsiTheme="minorHAnsi" w:cstheme="minorHAnsi"/>
          <w:sz w:val="22"/>
          <w:szCs w:val="22"/>
        </w:rPr>
        <w:t xml:space="preserve"> o</w:t>
      </w:r>
      <w:r w:rsidR="00A12883" w:rsidRPr="00A9426F">
        <w:rPr>
          <w:rFonts w:asciiTheme="minorHAnsi" w:hAnsiTheme="minorHAnsi" w:cstheme="minorHAnsi"/>
          <w:sz w:val="22"/>
          <w:szCs w:val="22"/>
        </w:rPr>
        <w:t xml:space="preserve">verlapping sliding windows of size </w:t>
      </w:r>
      <m:oMath>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y</m:t>
            </m:r>
          </m:sub>
        </m:sSub>
        <m:r>
          <w:rPr>
            <w:rFonts w:ascii="Cambria Math" w:hAnsi="Cambria Math" w:cstheme="minorHAnsi"/>
            <w:sz w:val="22"/>
            <w:szCs w:val="22"/>
          </w:rPr>
          <m:t>=28 px</m:t>
        </m:r>
      </m:oMath>
      <w:r w:rsidR="00A12883" w:rsidRPr="00A9426F">
        <w:rPr>
          <w:rFonts w:asciiTheme="minorHAnsi" w:hAnsiTheme="minorHAnsi" w:cstheme="minorHAnsi"/>
          <w:sz w:val="22"/>
          <w:szCs w:val="22"/>
        </w:rPr>
        <w:t xml:space="preserve"> </w:t>
      </w:r>
      <w:r w:rsidRPr="00A9426F">
        <w:rPr>
          <w:rFonts w:asciiTheme="minorHAnsi" w:hAnsiTheme="minorHAnsi" w:cstheme="minorHAnsi"/>
          <w:sz w:val="22"/>
          <w:szCs w:val="22"/>
        </w:rPr>
        <w:t xml:space="preserve">and </w:t>
      </w:r>
      <m:oMath>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x</m:t>
            </m:r>
          </m:sub>
        </m:sSub>
        <m:r>
          <w:rPr>
            <w:rFonts w:ascii="Cambria Math" w:hAnsi="Cambria Math" w:cstheme="minorHAnsi"/>
            <w:sz w:val="22"/>
            <w:szCs w:val="22"/>
          </w:rPr>
          <m:t>=46 px.</m:t>
        </m:r>
      </m:oMath>
      <w:r w:rsidR="00A12883" w:rsidRPr="00A9426F">
        <w:rPr>
          <w:rFonts w:asciiTheme="minorHAnsi" w:hAnsiTheme="minorHAnsi" w:cstheme="minorHAnsi"/>
          <w:sz w:val="22"/>
          <w:szCs w:val="22"/>
        </w:rPr>
        <w:t xml:space="preserve"> </w:t>
      </w:r>
      <w:r w:rsidR="009E0045">
        <w:rPr>
          <w:rFonts w:asciiTheme="minorHAnsi" w:hAnsiTheme="minorHAnsi" w:cstheme="minorHAnsi"/>
          <w:sz w:val="22"/>
          <w:szCs w:val="22"/>
        </w:rPr>
        <w:t>They</w:t>
      </w:r>
      <w:r w:rsidR="00A12883" w:rsidRPr="00A9426F">
        <w:rPr>
          <w:rFonts w:asciiTheme="minorHAnsi" w:hAnsiTheme="minorHAnsi" w:cstheme="minorHAnsi"/>
          <w:sz w:val="22"/>
          <w:szCs w:val="22"/>
        </w:rPr>
        <w:t xml:space="preserve"> approximate the </w:t>
      </w:r>
      <w:r w:rsidRPr="00A9426F">
        <w:rPr>
          <w:rFonts w:asciiTheme="minorHAnsi" w:hAnsiTheme="minorHAnsi" w:cstheme="minorHAnsi"/>
          <w:sz w:val="22"/>
          <w:szCs w:val="22"/>
        </w:rPr>
        <w:t xml:space="preserve">TMI </w:t>
      </w:r>
      <w:r w:rsidR="00ED1E7C" w:rsidRPr="00A9426F">
        <w:rPr>
          <w:rFonts w:asciiTheme="minorHAnsi" w:hAnsiTheme="minorHAnsi" w:cstheme="minorHAnsi"/>
          <w:sz w:val="22"/>
          <w:szCs w:val="22"/>
        </w:rPr>
        <w:t>dipole</w:t>
      </w:r>
      <w:r w:rsidRPr="00A9426F">
        <w:rPr>
          <w:rFonts w:asciiTheme="minorHAnsi" w:hAnsiTheme="minorHAnsi" w:cstheme="minorHAnsi"/>
          <w:sz w:val="22"/>
          <w:szCs w:val="22"/>
        </w:rPr>
        <w:t xml:space="preserve"> </w:t>
      </w:r>
      <w:r w:rsidR="00012062">
        <w:rPr>
          <w:rFonts w:asciiTheme="minorHAnsi" w:hAnsiTheme="minorHAnsi" w:cstheme="minorHAnsi"/>
          <w:sz w:val="22"/>
          <w:szCs w:val="22"/>
        </w:rPr>
        <w:t xml:space="preserve">geometry </w:t>
      </w:r>
      <w:r w:rsidR="00A12883" w:rsidRPr="00A9426F">
        <w:rPr>
          <w:rFonts w:asciiTheme="minorHAnsi" w:hAnsiTheme="minorHAnsi" w:cstheme="minorHAnsi"/>
          <w:sz w:val="22"/>
          <w:szCs w:val="22"/>
        </w:rPr>
        <w:t>footprint of the</w:t>
      </w:r>
      <w:r w:rsidRPr="00A9426F">
        <w:rPr>
          <w:rFonts w:asciiTheme="minorHAnsi" w:hAnsiTheme="minorHAnsi" w:cstheme="minorHAnsi"/>
          <w:sz w:val="22"/>
          <w:szCs w:val="22"/>
        </w:rPr>
        <w:t xml:space="preserve"> Paulo Afonso deposit. Windows </w:t>
      </w:r>
      <w:r w:rsidR="00CE2AC7">
        <w:rPr>
          <w:rFonts w:asciiTheme="minorHAnsi" w:hAnsiTheme="minorHAnsi" w:cstheme="minorHAnsi"/>
          <w:sz w:val="22"/>
          <w:szCs w:val="22"/>
        </w:rPr>
        <w:t>are</w:t>
      </w:r>
      <w:r w:rsidRPr="00A9426F">
        <w:rPr>
          <w:rFonts w:asciiTheme="minorHAnsi" w:hAnsiTheme="minorHAnsi" w:cstheme="minorHAnsi"/>
          <w:sz w:val="22"/>
          <w:szCs w:val="22"/>
        </w:rPr>
        <w:t xml:space="preserve"> extracted with vertical</w:t>
      </w:r>
      <w:r w:rsidRPr="00A9426F">
        <w:rPr>
          <w:rStyle w:val="Strong"/>
          <w:rFonts w:asciiTheme="minorHAnsi" w:hAnsiTheme="minorHAnsi" w:cstheme="minorHAnsi"/>
          <w:b w:val="0"/>
          <w:bCs w:val="0"/>
          <w:sz w:val="22"/>
          <w:szCs w:val="22"/>
        </w:rPr>
        <w:t xml:space="preserve"> stride</w:t>
      </w:r>
      <w:r w:rsidRPr="00A9426F">
        <w:rPr>
          <w:rFonts w:asciiTheme="minorHAnsi" w:hAnsiTheme="minorHAnsi" w:cstheme="minorHAnsi"/>
          <w:sz w:val="22"/>
          <w:szCs w:val="22"/>
        </w:rPr>
        <w:t xml:space="preserve"> </w:t>
      </w:r>
      <m:oMath>
        <m:sSub>
          <m:sSubPr>
            <m:ctrlPr>
              <w:rPr>
                <w:rFonts w:ascii="Cambria Math" w:hAnsi="Cambria Math" w:cstheme="minorHAnsi"/>
                <w:sz w:val="22"/>
                <w:szCs w:val="22"/>
              </w:rPr>
            </m:ctrlPr>
          </m:sSubPr>
          <m:e>
            <m:r>
              <w:rPr>
                <w:rFonts w:ascii="Cambria Math" w:hAnsi="Cambria Math" w:cstheme="minorHAnsi"/>
                <w:sz w:val="22"/>
                <w:szCs w:val="22"/>
              </w:rPr>
              <m:t>s</m:t>
            </m:r>
          </m:e>
          <m:sub>
            <m:r>
              <w:rPr>
                <w:rFonts w:ascii="Cambria Math" w:hAnsi="Cambria Math" w:cstheme="minorHAnsi"/>
                <w:sz w:val="22"/>
                <w:szCs w:val="22"/>
              </w:rPr>
              <m:t>y</m:t>
            </m:r>
          </m:sub>
        </m:sSub>
        <m:r>
          <w:rPr>
            <w:rFonts w:ascii="Cambria Math" w:hAnsi="Cambria Math" w:cstheme="minorHAnsi"/>
            <w:sz w:val="22"/>
            <w:szCs w:val="22"/>
          </w:rPr>
          <m:t>=8 px</m:t>
        </m:r>
      </m:oMath>
      <w:r w:rsidRPr="00A9426F">
        <w:rPr>
          <w:rFonts w:asciiTheme="minorHAnsi" w:hAnsiTheme="minorHAnsi" w:cstheme="minorHAnsi"/>
          <w:sz w:val="22"/>
          <w:szCs w:val="22"/>
        </w:rPr>
        <w:t xml:space="preserve"> and </w:t>
      </w:r>
      <w:r w:rsidRPr="00A9426F">
        <w:rPr>
          <w:rStyle w:val="Strong"/>
          <w:rFonts w:asciiTheme="minorHAnsi" w:hAnsiTheme="minorHAnsi" w:cstheme="minorHAnsi"/>
          <w:b w:val="0"/>
          <w:bCs w:val="0"/>
          <w:sz w:val="22"/>
          <w:szCs w:val="22"/>
        </w:rPr>
        <w:t>lateral stride</w:t>
      </w:r>
      <w:r w:rsidR="003F1A37" w:rsidRPr="00A9426F">
        <w:rPr>
          <w:rFonts w:asciiTheme="minorHAnsi" w:hAnsiTheme="minorHAnsi" w:cstheme="minorHAnsi"/>
          <w:sz w:val="22"/>
          <w:szCs w:val="22"/>
        </w:rPr>
        <w:t>s</w:t>
      </w:r>
      <m:oMath>
        <m:r>
          <w:rPr>
            <w:rFonts w:ascii="Cambria Math" w:hAnsi="Cambria Math" w:cstheme="minorHAnsi"/>
            <w:sz w:val="22"/>
            <w:szCs w:val="22"/>
          </w:rPr>
          <m:t>=8 px</m:t>
        </m:r>
      </m:oMath>
      <w:r w:rsidRPr="00A9426F">
        <w:rPr>
          <w:rFonts w:asciiTheme="minorHAnsi" w:hAnsiTheme="minorHAnsi" w:cstheme="minorHAnsi"/>
          <w:sz w:val="22"/>
          <w:szCs w:val="22"/>
        </w:rPr>
        <w:t>.</w:t>
      </w:r>
      <w:r w:rsidR="00266BB6" w:rsidRPr="00A9426F">
        <w:rPr>
          <w:rFonts w:asciiTheme="minorHAnsi" w:hAnsiTheme="minorHAnsi" w:cstheme="minorHAnsi"/>
          <w:sz w:val="22"/>
          <w:szCs w:val="22"/>
        </w:rPr>
        <w:t xml:space="preserve"> After the sampling, a total of 13031 </w:t>
      </w:r>
      <w:r w:rsidR="008D1EDE">
        <w:rPr>
          <w:rFonts w:asciiTheme="minorHAnsi" w:hAnsiTheme="minorHAnsi" w:cstheme="minorHAnsi"/>
          <w:sz w:val="22"/>
          <w:szCs w:val="22"/>
        </w:rPr>
        <w:t>are</w:t>
      </w:r>
      <w:r w:rsidR="00266BB6" w:rsidRPr="00A9426F">
        <w:rPr>
          <w:rFonts w:asciiTheme="minorHAnsi" w:hAnsiTheme="minorHAnsi" w:cstheme="minorHAnsi"/>
          <w:sz w:val="22"/>
          <w:szCs w:val="22"/>
        </w:rPr>
        <w:t xml:space="preserve"> extracted</w:t>
      </w:r>
      <w:r w:rsidR="00265D39" w:rsidRPr="00A9426F">
        <w:rPr>
          <w:rFonts w:asciiTheme="minorHAnsi" w:hAnsiTheme="minorHAnsi" w:cstheme="minorHAnsi"/>
          <w:sz w:val="22"/>
          <w:szCs w:val="22"/>
        </w:rPr>
        <w:t>,</w:t>
      </w:r>
      <w:r w:rsidR="00266BB6" w:rsidRPr="00A9426F">
        <w:rPr>
          <w:rFonts w:asciiTheme="minorHAnsi" w:hAnsiTheme="minorHAnsi" w:cstheme="minorHAnsi"/>
          <w:sz w:val="22"/>
          <w:szCs w:val="22"/>
        </w:rPr>
        <w:t xml:space="preserve"> each of them with p=1288 p</w:t>
      </w:r>
      <w:r w:rsidR="00235EA6" w:rsidRPr="00A9426F">
        <w:rPr>
          <w:rFonts w:asciiTheme="minorHAnsi" w:hAnsiTheme="minorHAnsi" w:cstheme="minorHAnsi"/>
          <w:sz w:val="22"/>
          <w:szCs w:val="22"/>
        </w:rPr>
        <w:t>x (28 px by 46 px)</w:t>
      </w:r>
      <w:r w:rsidR="00266BB6" w:rsidRPr="00A9426F">
        <w:rPr>
          <w:rFonts w:asciiTheme="minorHAnsi" w:hAnsiTheme="minorHAnsi" w:cstheme="minorHAnsi"/>
          <w:sz w:val="22"/>
          <w:szCs w:val="22"/>
        </w:rPr>
        <w:t>.</w:t>
      </w:r>
      <w:r w:rsidR="00EA62DA" w:rsidRPr="00A9426F">
        <w:rPr>
          <w:rFonts w:asciiTheme="minorHAnsi" w:hAnsiTheme="minorHAnsi" w:cstheme="minorHAnsi"/>
          <w:sz w:val="22"/>
          <w:szCs w:val="22"/>
        </w:rPr>
        <w:t xml:space="preserve"> </w:t>
      </w:r>
    </w:p>
    <w:p w14:paraId="2B0026D6" w14:textId="6F405657" w:rsidR="00EA62DA" w:rsidRPr="00A9426F" w:rsidRDefault="009E4ABD" w:rsidP="00650561">
      <w:pPr>
        <w:spacing w:line="276" w:lineRule="auto"/>
        <w:jc w:val="both"/>
        <w:rPr>
          <w:rFonts w:asciiTheme="minorHAnsi" w:hAnsiTheme="minorHAnsi" w:cstheme="minorHAnsi"/>
          <w:sz w:val="22"/>
          <w:szCs w:val="22"/>
        </w:rPr>
      </w:pPr>
      <w:r w:rsidRPr="00A9426F">
        <w:rPr>
          <w:rFonts w:asciiTheme="minorHAnsi" w:hAnsiTheme="minorHAnsi" w:cstheme="minorHAnsi"/>
          <w:noProof/>
          <w:sz w:val="22"/>
          <w:szCs w:val="22"/>
          <w14:ligatures w14:val="standardContextual"/>
        </w:rPr>
        <w:drawing>
          <wp:anchor distT="0" distB="0" distL="114300" distR="114300" simplePos="0" relativeHeight="251658241" behindDoc="1" locked="0" layoutInCell="1" allowOverlap="1" wp14:anchorId="4D6A786B" wp14:editId="4C8B1B99">
            <wp:simplePos x="0" y="0"/>
            <wp:positionH relativeFrom="margin">
              <wp:posOffset>1899920</wp:posOffset>
            </wp:positionH>
            <wp:positionV relativeFrom="paragraph">
              <wp:posOffset>460375</wp:posOffset>
            </wp:positionV>
            <wp:extent cx="2128520" cy="1490345"/>
            <wp:effectExtent l="0" t="0" r="5080" b="0"/>
            <wp:wrapTopAndBottom/>
            <wp:docPr id="11286550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55008" name="Picture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28520" cy="1490345"/>
                    </a:xfrm>
                    <a:prstGeom prst="rect">
                      <a:avLst/>
                    </a:prstGeom>
                  </pic:spPr>
                </pic:pic>
              </a:graphicData>
            </a:graphic>
            <wp14:sizeRelH relativeFrom="page">
              <wp14:pctWidth>0</wp14:pctWidth>
            </wp14:sizeRelH>
            <wp14:sizeRelV relativeFrom="page">
              <wp14:pctHeight>0</wp14:pctHeight>
            </wp14:sizeRelV>
          </wp:anchor>
        </w:drawing>
      </w:r>
      <w:r w:rsidR="00E933F5" w:rsidRPr="00A9426F">
        <w:rPr>
          <w:rFonts w:asciiTheme="minorHAnsi" w:hAnsiTheme="minorHAnsi" w:cstheme="minorHAnsi"/>
          <w:noProof/>
          <w:sz w:val="22"/>
          <w:szCs w:val="22"/>
        </w:rPr>
        <mc:AlternateContent>
          <mc:Choice Requires="wps">
            <w:drawing>
              <wp:anchor distT="0" distB="0" distL="114300" distR="114300" simplePos="0" relativeHeight="251658250" behindDoc="1" locked="0" layoutInCell="1" allowOverlap="1" wp14:anchorId="61D86A83" wp14:editId="2B105C8F">
                <wp:simplePos x="0" y="0"/>
                <wp:positionH relativeFrom="column">
                  <wp:posOffset>0</wp:posOffset>
                </wp:positionH>
                <wp:positionV relativeFrom="paragraph">
                  <wp:posOffset>2059305</wp:posOffset>
                </wp:positionV>
                <wp:extent cx="5902960" cy="635"/>
                <wp:effectExtent l="0" t="0" r="2540" b="635"/>
                <wp:wrapTopAndBottom/>
                <wp:docPr id="1296860379" name="Text Box 1"/>
                <wp:cNvGraphicFramePr/>
                <a:graphic xmlns:a="http://schemas.openxmlformats.org/drawingml/2006/main">
                  <a:graphicData uri="http://schemas.microsoft.com/office/word/2010/wordprocessingShape">
                    <wps:wsp>
                      <wps:cNvSpPr txBox="1"/>
                      <wps:spPr>
                        <a:xfrm>
                          <a:off x="0" y="0"/>
                          <a:ext cx="5902960" cy="635"/>
                        </a:xfrm>
                        <a:prstGeom prst="rect">
                          <a:avLst/>
                        </a:prstGeom>
                        <a:solidFill>
                          <a:prstClr val="white"/>
                        </a:solidFill>
                        <a:ln>
                          <a:noFill/>
                        </a:ln>
                      </wps:spPr>
                      <wps:txbx>
                        <w:txbxContent>
                          <w:p w14:paraId="65335AF5" w14:textId="52CBB64B" w:rsidR="00E933F5" w:rsidRPr="00427B6B" w:rsidRDefault="00E933F5" w:rsidP="00E933F5">
                            <w:pPr>
                              <w:pStyle w:val="Caption"/>
                              <w:spacing w:after="0"/>
                              <w:jc w:val="both"/>
                              <w:rPr>
                                <w:rFonts w:eastAsia="Times New Roman" w:cstheme="minorHAnsi"/>
                                <w:noProof/>
                                <w:kern w:val="0"/>
                              </w:rPr>
                            </w:pPr>
                            <w:bookmarkStart w:id="59" w:name="_Ref218756849"/>
                            <w:r>
                              <w:t xml:space="preserve">Figure </w:t>
                            </w:r>
                            <w:fldSimple w:instr=" SEQ Figure \* ARABIC ">
                              <w:r w:rsidR="00FE16EE">
                                <w:rPr>
                                  <w:noProof/>
                                </w:rPr>
                                <w:t>10</w:t>
                              </w:r>
                            </w:fldSimple>
                            <w:bookmarkEnd w:id="59"/>
                            <w:r>
                              <w:t xml:space="preserve">. Total Magnetic Intensity (TMI) response of Deposit </w:t>
                            </w:r>
                            <w:r w:rsidR="007F5FB3">
                              <w:t>6</w:t>
                            </w:r>
                            <w:r>
                              <w:t xml:space="preserve">. The map highlights the </w:t>
                            </w:r>
                            <w:r w:rsidR="00CB4A95">
                              <w:t>w</w:t>
                            </w:r>
                            <w:r w:rsidR="00C72C36">
                              <w:t>ell-defined</w:t>
                            </w:r>
                            <w:r>
                              <w:t xml:space="preserve"> </w:t>
                            </w:r>
                            <w:r w:rsidR="00BF3474">
                              <w:t>dipole</w:t>
                            </w:r>
                            <w:r>
                              <w:t xml:space="preserve"> </w:t>
                            </w:r>
                            <w:r w:rsidR="00C72C36">
                              <w:t>geometry</w:t>
                            </w:r>
                            <w:r>
                              <w:t xml:space="preserve"> associated with the deposit</w:t>
                            </w:r>
                            <w:r w:rsidR="00461576">
                              <w:t>. This is the training</w:t>
                            </w:r>
                            <w:r>
                              <w:t xml:space="preserve"> window used for spatial PCA decomposition and similarity ranking across the study area.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D86A83" id="_x0000_s1030" type="#_x0000_t202" style="position:absolute;left:0;text-align:left;margin-left:0;margin-top:162.15pt;width:464.8pt;height:.05pt;z-index:-25165823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" stroked="f">
                <v:textbox style="mso-fit-shape-to-text:t" inset="0,0,0,0">
                  <w:txbxContent>
                    <w:p w14:paraId="65335AF5" w14:textId="52CBB64B" w:rsidR="00E933F5" w:rsidRPr="00427B6B" w:rsidRDefault="00E933F5" w:rsidP="00E933F5">
                      <w:pPr>
                        <w:pStyle w:val="Caption"/>
                        <w:spacing w:after="0"/>
                        <w:jc w:val="both"/>
                        <w:rPr>
                          <w:rFonts w:eastAsia="Times New Roman" w:cstheme="minorHAnsi"/>
                          <w:noProof/>
                          <w:kern w:val="0"/>
                        </w:rPr>
                      </w:pPr>
                      <w:bookmarkStart w:id="60" w:name="_Ref218756849"/>
                      <w:r>
                        <w:t xml:space="preserve">Figure </w:t>
                      </w:r>
                      <w:fldSimple w:instr=" SEQ Figure \* ARABIC ">
                        <w:r w:rsidR="00FE16EE">
                          <w:rPr>
                            <w:noProof/>
                          </w:rPr>
                          <w:t>10</w:t>
                        </w:r>
                      </w:fldSimple>
                      <w:bookmarkEnd w:id="60"/>
                      <w:r>
                        <w:t xml:space="preserve">. Total Magnetic Intensity (TMI) response of Deposit </w:t>
                      </w:r>
                      <w:r w:rsidR="007F5FB3">
                        <w:t>6</w:t>
                      </w:r>
                      <w:r>
                        <w:t xml:space="preserve">. The map highlights the </w:t>
                      </w:r>
                      <w:r w:rsidR="00CB4A95">
                        <w:t>w</w:t>
                      </w:r>
                      <w:r w:rsidR="00C72C36">
                        <w:t>ell-defined</w:t>
                      </w:r>
                      <w:r>
                        <w:t xml:space="preserve"> </w:t>
                      </w:r>
                      <w:r w:rsidR="00BF3474">
                        <w:t>dipole</w:t>
                      </w:r>
                      <w:r>
                        <w:t xml:space="preserve"> </w:t>
                      </w:r>
                      <w:r w:rsidR="00C72C36">
                        <w:t>geometry</w:t>
                      </w:r>
                      <w:r>
                        <w:t xml:space="preserve"> associated with the deposit</w:t>
                      </w:r>
                      <w:r w:rsidR="00461576">
                        <w:t>. This is the training</w:t>
                      </w:r>
                      <w:r>
                        <w:t xml:space="preserve"> window used for spatial PCA decomposition and similarity ranking across the study area.</w:t>
                      </w:r>
                    </w:p>
                  </w:txbxContent>
                </v:textbox>
                <w10:wrap type="topAndBottom"/>
              </v:shape>
            </w:pict>
          </mc:Fallback>
        </mc:AlternateContent>
      </w:r>
      <w:r w:rsidR="00EA62DA" w:rsidRPr="00A9426F">
        <w:rPr>
          <w:rFonts w:asciiTheme="minorHAnsi" w:hAnsiTheme="minorHAnsi" w:cstheme="minorHAnsi"/>
          <w:i/>
          <w:sz w:val="22"/>
          <w:szCs w:val="22"/>
        </w:rPr>
        <w:br/>
      </w:r>
      <m:oMathPara>
        <m:oMath>
          <m:r>
            <w:rPr>
              <w:rFonts w:ascii="Cambria Math" w:hAnsi="Cambria Math" w:cstheme="minorHAnsi"/>
              <w:sz w:val="22"/>
              <w:szCs w:val="22"/>
            </w:rPr>
            <m:t>X∈</m:t>
          </m:r>
          <m:sSup>
            <m:sSupPr>
              <m:ctrlPr>
                <w:rPr>
                  <w:rFonts w:ascii="Cambria Math" w:hAnsi="Cambria Math" w:cstheme="minorHAnsi"/>
                  <w:sz w:val="22"/>
                  <w:szCs w:val="22"/>
                </w:rPr>
              </m:ctrlPr>
            </m:sSupPr>
            <m:e>
              <m:r>
                <m:rPr>
                  <m:scr m:val="double-struck"/>
                  <m:sty m:val="p"/>
                </m:rPr>
                <w:rPr>
                  <w:rFonts w:ascii="Cambria Math" w:hAnsi="Cambria Math" w:cstheme="minorHAnsi"/>
                  <w:sz w:val="22"/>
                  <w:szCs w:val="22"/>
                </w:rPr>
                <m:t>R</m:t>
              </m:r>
            </m:e>
            <m:sup>
              <m:r>
                <w:rPr>
                  <w:rFonts w:ascii="Cambria Math" w:hAnsi="Cambria Math" w:cstheme="minorHAnsi"/>
                  <w:sz w:val="22"/>
                  <w:szCs w:val="22"/>
                </w:rPr>
                <m:t>n × p</m:t>
              </m:r>
            </m:sup>
          </m:sSup>
          <m:r>
            <w:rPr>
              <w:rFonts w:ascii="Cambria Math" w:hAnsi="Cambria Math" w:cstheme="minorHAnsi"/>
              <w:sz w:val="22"/>
              <w:szCs w:val="22"/>
            </w:rPr>
            <m:t>,     n=13031+1,  p=</m:t>
          </m:r>
          <m:r>
            <m:rPr>
              <m:sty m:val="p"/>
            </m:rPr>
            <w:rPr>
              <w:rFonts w:ascii="Cambria Math" w:hAnsi="Cambria Math" w:cstheme="minorHAnsi"/>
              <w:sz w:val="22"/>
              <w:szCs w:val="22"/>
            </w:rPr>
            <m:t>28</m:t>
          </m:r>
          <m:r>
            <w:rPr>
              <w:rFonts w:ascii="Cambria Math" w:hAnsi="Cambria Math" w:cstheme="minorHAnsi"/>
              <w:sz w:val="22"/>
              <w:szCs w:val="22"/>
            </w:rPr>
            <m:t>×46×1</m:t>
          </m:r>
        </m:oMath>
      </m:oMathPara>
    </w:p>
    <w:p w14:paraId="2B8F5792" w14:textId="2A45E575" w:rsidR="00FA176E" w:rsidRPr="00A9426F" w:rsidRDefault="00FA176E" w:rsidP="00650561">
      <w:pPr>
        <w:spacing w:line="276" w:lineRule="auto"/>
        <w:jc w:val="both"/>
        <w:rPr>
          <w:rFonts w:asciiTheme="minorHAnsi" w:hAnsiTheme="minorHAnsi" w:cstheme="minorHAnsi"/>
          <w:sz w:val="22"/>
          <w:szCs w:val="22"/>
        </w:rPr>
      </w:pPr>
    </w:p>
    <w:p w14:paraId="48E72765" w14:textId="123D2D49" w:rsidR="00F21EBE" w:rsidRPr="00A9426F" w:rsidRDefault="00266BB6" w:rsidP="00650561">
      <w:pPr>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Each sliding window </w:t>
      </w:r>
      <w:r w:rsidR="008D1EDE">
        <w:rPr>
          <w:rFonts w:asciiTheme="minorHAnsi" w:hAnsiTheme="minorHAnsi" w:cstheme="minorHAnsi"/>
          <w:sz w:val="22"/>
          <w:szCs w:val="22"/>
        </w:rPr>
        <w:t>is</w:t>
      </w:r>
      <w:r w:rsidRPr="00A9426F">
        <w:rPr>
          <w:rFonts w:asciiTheme="minorHAnsi" w:hAnsiTheme="minorHAnsi" w:cstheme="minorHAnsi"/>
          <w:sz w:val="22"/>
          <w:szCs w:val="22"/>
        </w:rPr>
        <w:t xml:space="preserve"> flattened into a feature vector</w:t>
      </w:r>
      <w:r w:rsidR="00436E33">
        <w:rPr>
          <w:rFonts w:asciiTheme="minorHAnsi" w:hAnsiTheme="minorHAnsi" w:cstheme="minorHAnsi"/>
          <w:sz w:val="22"/>
          <w:szCs w:val="22"/>
        </w:rPr>
        <w:t>.</w:t>
      </w:r>
      <w:r w:rsidRPr="00A9426F">
        <w:rPr>
          <w:rFonts w:asciiTheme="minorHAnsi" w:hAnsiTheme="minorHAnsi" w:cstheme="minorHAnsi"/>
          <w:sz w:val="22"/>
          <w:szCs w:val="22"/>
        </w:rPr>
        <w:t xml:space="preserve"> </w:t>
      </w:r>
      <w:r w:rsidR="00860F69">
        <w:rPr>
          <w:rFonts w:asciiTheme="minorHAnsi" w:hAnsiTheme="minorHAnsi" w:cstheme="minorHAnsi"/>
          <w:sz w:val="22"/>
          <w:szCs w:val="22"/>
        </w:rPr>
        <w:t>T</w:t>
      </w:r>
      <w:r w:rsidRPr="00A9426F">
        <w:rPr>
          <w:rFonts w:asciiTheme="minorHAnsi" w:hAnsiTheme="minorHAnsi" w:cstheme="minorHAnsi"/>
          <w:sz w:val="22"/>
          <w:szCs w:val="22"/>
        </w:rPr>
        <w:t xml:space="preserve">he full set of </w:t>
      </w:r>
      <w:r w:rsidRPr="00A9426F">
        <w:rPr>
          <w:rFonts w:ascii="Cambria Math" w:hAnsi="Cambria Math" w:cs="Cambria Math"/>
          <w:sz w:val="22"/>
          <w:szCs w:val="22"/>
        </w:rPr>
        <w:t>𝑛</w:t>
      </w:r>
      <w:r w:rsidRPr="00A9426F">
        <w:rPr>
          <w:rFonts w:asciiTheme="minorHAnsi" w:hAnsiTheme="minorHAnsi" w:cstheme="minorHAnsi"/>
          <w:sz w:val="22"/>
          <w:szCs w:val="22"/>
        </w:rPr>
        <w:t xml:space="preserve"> windows form</w:t>
      </w:r>
      <w:r w:rsidR="008D1EDE">
        <w:rPr>
          <w:rFonts w:asciiTheme="minorHAnsi" w:hAnsiTheme="minorHAnsi" w:cstheme="minorHAnsi"/>
          <w:sz w:val="22"/>
          <w:szCs w:val="22"/>
        </w:rPr>
        <w:t>s</w:t>
      </w:r>
      <w:r w:rsidRPr="00A9426F">
        <w:rPr>
          <w:rFonts w:asciiTheme="minorHAnsi" w:hAnsiTheme="minorHAnsi" w:cstheme="minorHAnsi"/>
          <w:sz w:val="22"/>
          <w:szCs w:val="22"/>
        </w:rPr>
        <w:t xml:space="preserve"> the structured data matrix </w:t>
      </w:r>
      <m:oMath>
        <m:r>
          <w:rPr>
            <w:rFonts w:ascii="Cambria Math" w:hAnsi="Cambria Math" w:cstheme="minorHAnsi"/>
            <w:sz w:val="22"/>
            <w:szCs w:val="22"/>
          </w:rPr>
          <m:t>X</m:t>
        </m:r>
      </m:oMath>
      <w:r w:rsidRPr="00A9426F">
        <w:rPr>
          <w:rFonts w:asciiTheme="minorHAnsi" w:hAnsiTheme="minorHAnsi" w:cstheme="minorHAnsi"/>
          <w:sz w:val="22"/>
          <w:szCs w:val="22"/>
        </w:rPr>
        <w:t xml:space="preserve">. The deposit window </w:t>
      </w:r>
      <w:r w:rsidR="008D1EDE">
        <w:rPr>
          <w:rFonts w:asciiTheme="minorHAnsi" w:hAnsiTheme="minorHAnsi" w:cstheme="minorHAnsi"/>
          <w:sz w:val="22"/>
          <w:szCs w:val="22"/>
        </w:rPr>
        <w:t>is</w:t>
      </w:r>
      <w:r w:rsidR="00851D76" w:rsidRPr="00A9426F">
        <w:rPr>
          <w:rFonts w:asciiTheme="minorHAnsi" w:hAnsiTheme="minorHAnsi" w:cstheme="minorHAnsi"/>
          <w:sz w:val="22"/>
          <w:szCs w:val="22"/>
        </w:rPr>
        <w:t xml:space="preserve"> added </w:t>
      </w:r>
      <w:r w:rsidRPr="00A9426F">
        <w:rPr>
          <w:rFonts w:asciiTheme="minorHAnsi" w:hAnsiTheme="minorHAnsi" w:cstheme="minorHAnsi"/>
          <w:sz w:val="22"/>
          <w:szCs w:val="22"/>
        </w:rPr>
        <w:t xml:space="preserve">at the bottom to matrix </w:t>
      </w:r>
      <m:oMath>
        <m:r>
          <w:rPr>
            <w:rFonts w:ascii="Cambria Math" w:hAnsi="Cambria Math" w:cstheme="minorHAnsi"/>
            <w:sz w:val="22"/>
            <w:szCs w:val="22"/>
          </w:rPr>
          <m:t>X</m:t>
        </m:r>
      </m:oMath>
      <w:r w:rsidRPr="00A9426F">
        <w:rPr>
          <w:rFonts w:asciiTheme="minorHAnsi" w:hAnsiTheme="minorHAnsi" w:cstheme="minorHAnsi"/>
          <w:sz w:val="22"/>
          <w:szCs w:val="22"/>
        </w:rPr>
        <w:t xml:space="preserve">. </w:t>
      </w:r>
      <w:r w:rsidR="00842404" w:rsidRPr="00A9426F">
        <w:rPr>
          <w:rFonts w:asciiTheme="minorHAnsi" w:hAnsiTheme="minorHAnsi" w:cstheme="minorHAnsi"/>
          <w:sz w:val="22"/>
          <w:szCs w:val="22"/>
        </w:rPr>
        <w:t xml:space="preserve">The deposit window </w:t>
      </w:r>
      <m:oMath>
        <m:r>
          <w:rPr>
            <w:rFonts w:ascii="Cambria Math" w:hAnsi="Cambria Math" w:cstheme="minorHAnsi"/>
            <w:sz w:val="22"/>
            <w:szCs w:val="22"/>
          </w:rPr>
          <m:t>n=13031</m:t>
        </m:r>
      </m:oMath>
      <w:r w:rsidR="00842404" w:rsidRPr="00A9426F">
        <w:rPr>
          <w:rFonts w:asciiTheme="minorHAnsi" w:hAnsiTheme="minorHAnsi" w:cstheme="minorHAnsi"/>
          <w:sz w:val="22"/>
          <w:szCs w:val="22"/>
        </w:rPr>
        <w:t xml:space="preserve"> (</w:t>
      </w:r>
      <w:r w:rsidR="002404EF" w:rsidRPr="00A9426F">
        <w:rPr>
          <w:rFonts w:asciiTheme="minorHAnsi" w:hAnsiTheme="minorHAnsi" w:cstheme="minorHAnsi"/>
          <w:sz w:val="22"/>
          <w:szCs w:val="22"/>
        </w:rPr>
        <w:fldChar w:fldCharType="begin"/>
      </w:r>
      <w:r w:rsidR="002404EF" w:rsidRPr="00A9426F">
        <w:rPr>
          <w:rFonts w:asciiTheme="minorHAnsi" w:hAnsiTheme="minorHAnsi" w:cstheme="minorHAnsi"/>
          <w:sz w:val="22"/>
          <w:szCs w:val="22"/>
        </w:rPr>
        <w:instrText xml:space="preserve"> REF _Ref218756849 \h </w:instrText>
      </w:r>
      <w:r w:rsidR="00E5638F" w:rsidRPr="00A9426F">
        <w:rPr>
          <w:rFonts w:asciiTheme="minorHAnsi" w:hAnsiTheme="minorHAnsi" w:cstheme="minorHAnsi"/>
          <w:sz w:val="22"/>
          <w:szCs w:val="22"/>
        </w:rPr>
        <w:instrText xml:space="preserve"> \* MERGEFORMAT </w:instrText>
      </w:r>
      <w:r w:rsidR="002404EF" w:rsidRPr="00A9426F">
        <w:rPr>
          <w:rFonts w:asciiTheme="minorHAnsi" w:hAnsiTheme="minorHAnsi" w:cstheme="minorHAnsi"/>
          <w:sz w:val="22"/>
          <w:szCs w:val="22"/>
        </w:rPr>
      </w:r>
      <w:r w:rsidR="002404EF" w:rsidRPr="00A9426F">
        <w:rPr>
          <w:rFonts w:asciiTheme="minorHAnsi" w:hAnsiTheme="minorHAnsi" w:cstheme="minorHAnsi"/>
          <w:sz w:val="22"/>
          <w:szCs w:val="22"/>
        </w:rPr>
        <w:fldChar w:fldCharType="separate"/>
      </w:r>
      <w:r w:rsidR="002404EF" w:rsidRPr="00A9426F">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10</w:t>
      </w:r>
      <w:r w:rsidR="002404EF" w:rsidRPr="00A9426F">
        <w:rPr>
          <w:rFonts w:asciiTheme="minorHAnsi" w:hAnsiTheme="minorHAnsi" w:cstheme="minorHAnsi"/>
          <w:sz w:val="22"/>
          <w:szCs w:val="22"/>
        </w:rPr>
        <w:fldChar w:fldCharType="end"/>
      </w:r>
      <w:r w:rsidR="00842404" w:rsidRPr="00A9426F">
        <w:rPr>
          <w:rFonts w:asciiTheme="minorHAnsi" w:hAnsiTheme="minorHAnsi" w:cstheme="minorHAnsi"/>
          <w:sz w:val="22"/>
          <w:szCs w:val="22"/>
        </w:rPr>
        <w:t>) serve</w:t>
      </w:r>
      <w:r w:rsidR="00D05E8B">
        <w:rPr>
          <w:rFonts w:asciiTheme="minorHAnsi" w:hAnsiTheme="minorHAnsi" w:cstheme="minorHAnsi"/>
          <w:sz w:val="22"/>
          <w:szCs w:val="22"/>
        </w:rPr>
        <w:t>s</w:t>
      </w:r>
      <w:r w:rsidR="00842404" w:rsidRPr="00A9426F">
        <w:rPr>
          <w:rFonts w:asciiTheme="minorHAnsi" w:hAnsiTheme="minorHAnsi" w:cstheme="minorHAnsi"/>
          <w:sz w:val="22"/>
          <w:szCs w:val="22"/>
        </w:rPr>
        <w:t xml:space="preserve"> as the </w:t>
      </w:r>
      <w:r w:rsidR="00D05E8B">
        <w:rPr>
          <w:rFonts w:asciiTheme="minorHAnsi" w:hAnsiTheme="minorHAnsi" w:cstheme="minorHAnsi"/>
          <w:sz w:val="22"/>
          <w:szCs w:val="22"/>
        </w:rPr>
        <w:t xml:space="preserve">training </w:t>
      </w:r>
      <w:r w:rsidR="00012062">
        <w:rPr>
          <w:rFonts w:asciiTheme="minorHAnsi" w:hAnsiTheme="minorHAnsi" w:cstheme="minorHAnsi"/>
          <w:sz w:val="22"/>
          <w:szCs w:val="22"/>
        </w:rPr>
        <w:t xml:space="preserve">geometry </w:t>
      </w:r>
      <w:r w:rsidR="00842404" w:rsidRPr="00A9426F">
        <w:rPr>
          <w:rFonts w:asciiTheme="minorHAnsi" w:hAnsiTheme="minorHAnsi" w:cstheme="minorHAnsi"/>
          <w:sz w:val="22"/>
          <w:szCs w:val="22"/>
        </w:rPr>
        <w:t xml:space="preserve">against which all other windows </w:t>
      </w:r>
      <m:oMath>
        <m:sSub>
          <m:sSubPr>
            <m:ctrlPr>
              <w:rPr>
                <w:rFonts w:ascii="Cambria Math" w:hAnsi="Cambria Math" w:cstheme="minorHAnsi"/>
                <w:sz w:val="22"/>
                <w:szCs w:val="22"/>
              </w:rPr>
            </m:ctrlPr>
          </m:sSubPr>
          <m:e>
            <m:r>
              <m:rPr>
                <m:sty m:val="p"/>
              </m:rPr>
              <w:rPr>
                <w:rFonts w:ascii="Cambria Math" w:hAnsi="Cambria Math" w:cstheme="minorHAnsi"/>
                <w:sz w:val="22"/>
                <w:szCs w:val="22"/>
              </w:rPr>
              <m:t>x</m:t>
            </m:r>
          </m:e>
          <m:sub>
            <m:r>
              <w:rPr>
                <w:rFonts w:ascii="Cambria Math" w:hAnsi="Cambria Math" w:cstheme="minorHAnsi"/>
                <w:sz w:val="22"/>
                <w:szCs w:val="22"/>
              </w:rPr>
              <m:t>i</m:t>
            </m:r>
          </m:sub>
        </m:sSub>
      </m:oMath>
      <w:r w:rsidR="00842404" w:rsidRPr="00A9426F">
        <w:rPr>
          <w:rFonts w:asciiTheme="minorHAnsi" w:hAnsiTheme="minorHAnsi" w:cstheme="minorHAnsi"/>
          <w:sz w:val="22"/>
          <w:szCs w:val="22"/>
        </w:rPr>
        <w:t xml:space="preserve"> in </w:t>
      </w:r>
      <m:oMath>
        <m:r>
          <w:rPr>
            <w:rFonts w:ascii="Cambria Math" w:hAnsi="Cambria Math" w:cstheme="minorHAnsi"/>
            <w:sz w:val="22"/>
            <w:szCs w:val="22"/>
          </w:rPr>
          <m:t>X</m:t>
        </m:r>
      </m:oMath>
      <w:r w:rsidR="00842404" w:rsidRPr="00A9426F">
        <w:rPr>
          <w:rFonts w:asciiTheme="minorHAnsi" w:hAnsiTheme="minorHAnsi" w:cstheme="minorHAnsi"/>
          <w:sz w:val="22"/>
          <w:szCs w:val="22"/>
        </w:rPr>
        <w:t xml:space="preserve"> are compared to quantify spatial similarity across the study area</w:t>
      </w:r>
      <w:r w:rsidR="00E30FB0" w:rsidRPr="00A9426F">
        <w:rPr>
          <w:rFonts w:asciiTheme="minorHAnsi" w:hAnsiTheme="minorHAnsi" w:cstheme="minorHAnsi"/>
          <w:sz w:val="22"/>
          <w:szCs w:val="22"/>
        </w:rPr>
        <w:t>.</w:t>
      </w:r>
    </w:p>
    <w:p w14:paraId="78671170" w14:textId="4DA8DE80" w:rsidR="00F21EBE" w:rsidRPr="00A9426F" w:rsidRDefault="00F21EBE" w:rsidP="00650561">
      <w:pPr>
        <w:spacing w:before="240" w:after="240" w:line="276" w:lineRule="auto"/>
        <w:jc w:val="both"/>
        <w:rPr>
          <w:rFonts w:asciiTheme="minorHAnsi" w:hAnsiTheme="minorHAnsi" w:cstheme="minorHAnsi"/>
          <w:sz w:val="22"/>
          <w:szCs w:val="22"/>
        </w:rPr>
      </w:pPr>
      <w:r w:rsidRPr="00A9426F">
        <w:rPr>
          <w:rFonts w:asciiTheme="minorHAnsi" w:hAnsiTheme="minorHAnsi" w:cstheme="minorHAnsi"/>
          <w:noProof/>
          <w:sz w:val="22"/>
          <w:szCs w:val="22"/>
        </w:rPr>
        <w:lastRenderedPageBreak/>
        <mc:AlternateContent>
          <mc:Choice Requires="wps">
            <w:drawing>
              <wp:anchor distT="0" distB="0" distL="114300" distR="114300" simplePos="0" relativeHeight="251658243" behindDoc="0" locked="0" layoutInCell="1" allowOverlap="1" wp14:anchorId="1E05CDC7" wp14:editId="7B77A077">
                <wp:simplePos x="0" y="0"/>
                <wp:positionH relativeFrom="column">
                  <wp:posOffset>1007110</wp:posOffset>
                </wp:positionH>
                <wp:positionV relativeFrom="page">
                  <wp:posOffset>8259445</wp:posOffset>
                </wp:positionV>
                <wp:extent cx="3644265" cy="972185"/>
                <wp:effectExtent l="0" t="0" r="635" b="5715"/>
                <wp:wrapTopAndBottom/>
                <wp:docPr id="319852245" name="Text Box 1"/>
                <wp:cNvGraphicFramePr/>
                <a:graphic xmlns:a="http://schemas.openxmlformats.org/drawingml/2006/main">
                  <a:graphicData uri="http://schemas.microsoft.com/office/word/2010/wordprocessingShape">
                    <wps:wsp>
                      <wps:cNvSpPr txBox="1"/>
                      <wps:spPr>
                        <a:xfrm>
                          <a:off x="0" y="0"/>
                          <a:ext cx="3644265" cy="972185"/>
                        </a:xfrm>
                        <a:prstGeom prst="rect">
                          <a:avLst/>
                        </a:prstGeom>
                        <a:solidFill>
                          <a:prstClr val="white"/>
                        </a:solidFill>
                        <a:ln>
                          <a:noFill/>
                        </a:ln>
                      </wps:spPr>
                      <wps:txbx>
                        <w:txbxContent>
                          <w:p w14:paraId="252685D4" w14:textId="5B76249C" w:rsidR="004D67D3" w:rsidRPr="00F45AA4" w:rsidRDefault="004D67D3" w:rsidP="00C778C8">
                            <w:pPr>
                              <w:pStyle w:val="Caption"/>
                              <w:jc w:val="both"/>
                              <w:rPr>
                                <w:rFonts w:eastAsia="Times New Roman" w:cstheme="minorHAnsi"/>
                                <w:noProof/>
                                <w:kern w:val="0"/>
                              </w:rPr>
                            </w:pPr>
                            <w:bookmarkStart w:id="61" w:name="_Ref218758041"/>
                            <w:r>
                              <w:t xml:space="preserve">Figure </w:t>
                            </w:r>
                            <w:fldSimple w:instr=" SEQ Figure \* ARABIC ">
                              <w:r w:rsidR="00FE16EE">
                                <w:rPr>
                                  <w:noProof/>
                                </w:rPr>
                                <w:t>11</w:t>
                              </w:r>
                            </w:fldSimple>
                            <w:bookmarkEnd w:id="61"/>
                            <w:r>
                              <w:t xml:space="preserve">. </w:t>
                            </w:r>
                            <w:r w:rsidR="00C778C8" w:rsidRPr="00C778C8">
                              <w:t xml:space="preserve">Deposit-specific PCA scores and derived component weights. </w:t>
                            </w:r>
                            <w:r w:rsidR="00C778C8" w:rsidRPr="00C778C8">
                              <w:rPr>
                                <w:rStyle w:val="Strong"/>
                                <w:b w:val="0"/>
                                <w:bCs w:val="0"/>
                              </w:rPr>
                              <w:t>Top:</w:t>
                            </w:r>
                            <w:r w:rsidR="00C778C8" w:rsidRPr="00C778C8">
                              <w:t xml:space="preserve"> raw PCA score vector of the </w:t>
                            </w:r>
                            <w:r w:rsidR="00B64FC4">
                              <w:t>training deposit</w:t>
                            </w:r>
                            <w:r w:rsidR="00C778C8" w:rsidRPr="00C778C8">
                              <w:t xml:space="preserve">, </w:t>
                            </w:r>
                            <m:oMath>
                              <m:sSub>
                                <m:sSubPr>
                                  <m:ctrlPr>
                                    <w:rPr>
                                      <w:rFonts w:ascii="Cambria Math" w:hAnsi="Cambria Math"/>
                                    </w:rPr>
                                  </m:ctrlPr>
                                </m:sSubPr>
                                <m:e>
                                  <m:r>
                                    <w:rPr>
                                      <w:rFonts w:ascii="Cambria Math" w:hAnsi="Cambria Math"/>
                                    </w:rPr>
                                    <m:t>z</m:t>
                                  </m:r>
                                </m:e>
                                <m:sub>
                                  <m:r>
                                    <w:rPr>
                                      <w:rFonts w:ascii="Cambria Math" w:hAnsi="Cambria Math"/>
                                    </w:rPr>
                                    <m:t>dep,m</m:t>
                                  </m:r>
                                </m:sub>
                              </m:sSub>
                            </m:oMath>
                            <w:r w:rsidR="00C778C8" w:rsidRPr="00C778C8">
                              <w:t xml:space="preserve">, showing the signed contribution of each spatial principal component. </w:t>
                            </w:r>
                            <w:r w:rsidR="00C778C8" w:rsidRPr="00C778C8">
                              <w:rPr>
                                <w:rStyle w:val="Strong"/>
                                <w:b w:val="0"/>
                                <w:bCs w:val="0"/>
                              </w:rPr>
                              <w:t>Bottom</w:t>
                            </w:r>
                            <w:r w:rsidR="00C778C8" w:rsidRPr="00C778C8">
                              <w:rPr>
                                <w:rStyle w:val="Strong"/>
                              </w:rPr>
                              <w:t>:</w:t>
                            </w:r>
                            <w:r w:rsidR="00C778C8" w:rsidRPr="00C778C8">
                              <w:t xml:space="preserve"> normalized deposit-based weights </w:t>
                            </w:r>
                            <m:oMath>
                              <m:sSub>
                                <m:sSubPr>
                                  <m:ctrlPr>
                                    <w:rPr>
                                      <w:rFonts w:ascii="Cambria Math" w:hAnsi="Cambria Math"/>
                                    </w:rPr>
                                  </m:ctrlPr>
                                </m:sSubPr>
                                <m:e>
                                  <m:r>
                                    <w:rPr>
                                      <w:rFonts w:ascii="Cambria Math" w:hAnsi="Cambria Math"/>
                                    </w:rPr>
                                    <m:t>w</m:t>
                                  </m:r>
                                </m:e>
                                <m:sub>
                                  <m:r>
                                    <w:rPr>
                                      <w:rFonts w:ascii="Cambria Math" w:hAnsi="Cambria Math"/>
                                    </w:rPr>
                                    <m:t>m</m:t>
                                  </m:r>
                                </m:sub>
                              </m:sSub>
                            </m:oMath>
                            <w:r w:rsidR="00C778C8" w:rsidRPr="00C778C8">
                              <w:t xml:space="preserve">, computed from the absolute deposit scores and used to emphasize the </w:t>
                            </w:r>
                            <w:r w:rsidR="002C1B74">
                              <w:t>spatial components</w:t>
                            </w:r>
                            <w:r w:rsidR="00C778C8" w:rsidRPr="00C778C8">
                              <w:t xml:space="preserve"> most characteristic of the deposit in the similarity metric.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05CDC7" id="_x0000_s1031" type="#_x0000_t202" style="position:absolute;left:0;text-align:left;margin-left:79.3pt;margin-top:650.35pt;width:286.95pt;height:76.55pt;z-index:251658243;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" stroked="f">
                <v:textbox style="mso-fit-shape-to-text:t" inset="0,0,0,0">
                  <w:txbxContent>
                    <w:p w14:paraId="252685D4" w14:textId="5B76249C" w:rsidR="004D67D3" w:rsidRPr="00F45AA4" w:rsidRDefault="004D67D3" w:rsidP="00C778C8">
                      <w:pPr>
                        <w:pStyle w:val="Caption"/>
                        <w:jc w:val="both"/>
                        <w:rPr>
                          <w:rFonts w:eastAsia="Times New Roman" w:cstheme="minorHAnsi"/>
                          <w:noProof/>
                          <w:kern w:val="0"/>
                        </w:rPr>
                      </w:pPr>
                      <w:bookmarkStart w:id="62" w:name="_Ref218758041"/>
                      <w:r>
                        <w:t xml:space="preserve">Figure </w:t>
                      </w:r>
                      <w:fldSimple w:instr=" SEQ Figure \* ARABIC ">
                        <w:r w:rsidR="00FE16EE">
                          <w:rPr>
                            <w:noProof/>
                          </w:rPr>
                          <w:t>11</w:t>
                        </w:r>
                      </w:fldSimple>
                      <w:bookmarkEnd w:id="62"/>
                      <w:r>
                        <w:t xml:space="preserve">. </w:t>
                      </w:r>
                      <w:r w:rsidR="00C778C8" w:rsidRPr="00C778C8">
                        <w:t xml:space="preserve">Deposit-specific PCA scores and derived component weights. </w:t>
                      </w:r>
                      <w:r w:rsidR="00C778C8" w:rsidRPr="00C778C8">
                        <w:rPr>
                          <w:rStyle w:val="Strong"/>
                          <w:b w:val="0"/>
                          <w:bCs w:val="0"/>
                        </w:rPr>
                        <w:t>Top:</w:t>
                      </w:r>
                      <w:r w:rsidR="00C778C8" w:rsidRPr="00C778C8">
                        <w:t xml:space="preserve"> raw PCA score vector of the </w:t>
                      </w:r>
                      <w:r w:rsidR="00B64FC4">
                        <w:t>training deposit</w:t>
                      </w:r>
                      <w:r w:rsidR="00C778C8" w:rsidRPr="00C778C8">
                        <w:t xml:space="preserve">, </w:t>
                      </w:r>
                      <m:oMath>
                        <m:sSub>
                          <m:sSubPr>
                            <m:ctrlPr>
                              <w:rPr>
                                <w:rFonts w:ascii="Cambria Math" w:hAnsi="Cambria Math"/>
                              </w:rPr>
                            </m:ctrlPr>
                          </m:sSubPr>
                          <m:e>
                            <m:r>
                              <w:rPr>
                                <w:rFonts w:ascii="Cambria Math" w:hAnsi="Cambria Math"/>
                              </w:rPr>
                              <m:t>z</m:t>
                            </m:r>
                          </m:e>
                          <m:sub>
                            <m:r>
                              <w:rPr>
                                <w:rFonts w:ascii="Cambria Math" w:hAnsi="Cambria Math"/>
                              </w:rPr>
                              <m:t>dep,m</m:t>
                            </m:r>
                          </m:sub>
                        </m:sSub>
                      </m:oMath>
                      <w:r w:rsidR="00C778C8" w:rsidRPr="00C778C8">
                        <w:t xml:space="preserve">, showing the signed contribution of each spatial principal component. </w:t>
                      </w:r>
                      <w:r w:rsidR="00C778C8" w:rsidRPr="00C778C8">
                        <w:rPr>
                          <w:rStyle w:val="Strong"/>
                          <w:b w:val="0"/>
                          <w:bCs w:val="0"/>
                        </w:rPr>
                        <w:t>Bottom</w:t>
                      </w:r>
                      <w:r w:rsidR="00C778C8" w:rsidRPr="00C778C8">
                        <w:rPr>
                          <w:rStyle w:val="Strong"/>
                        </w:rPr>
                        <w:t>:</w:t>
                      </w:r>
                      <w:r w:rsidR="00C778C8" w:rsidRPr="00C778C8">
                        <w:t xml:space="preserve"> normalized deposit-based weights </w:t>
                      </w:r>
                      <m:oMath>
                        <m:sSub>
                          <m:sSubPr>
                            <m:ctrlPr>
                              <w:rPr>
                                <w:rFonts w:ascii="Cambria Math" w:hAnsi="Cambria Math"/>
                              </w:rPr>
                            </m:ctrlPr>
                          </m:sSubPr>
                          <m:e>
                            <m:r>
                              <w:rPr>
                                <w:rFonts w:ascii="Cambria Math" w:hAnsi="Cambria Math"/>
                              </w:rPr>
                              <m:t>w</m:t>
                            </m:r>
                          </m:e>
                          <m:sub>
                            <m:r>
                              <w:rPr>
                                <w:rFonts w:ascii="Cambria Math" w:hAnsi="Cambria Math"/>
                              </w:rPr>
                              <m:t>m</m:t>
                            </m:r>
                          </m:sub>
                        </m:sSub>
                      </m:oMath>
                      <w:r w:rsidR="00C778C8" w:rsidRPr="00C778C8">
                        <w:t xml:space="preserve">, computed from the absolute deposit scores and used to emphasize the </w:t>
                      </w:r>
                      <w:r w:rsidR="002C1B74">
                        <w:t>spatial components</w:t>
                      </w:r>
                      <w:r w:rsidR="00C778C8" w:rsidRPr="00C778C8">
                        <w:t xml:space="preserve"> most characteristic of the deposit in the similarity metric.</w:t>
                      </w:r>
                    </w:p>
                  </w:txbxContent>
                </v:textbox>
                <w10:wrap type="topAndBottom" anchory="page"/>
              </v:shape>
            </w:pict>
          </mc:Fallback>
        </mc:AlternateContent>
      </w:r>
      <w:r w:rsidRPr="00A9426F">
        <w:rPr>
          <w:rFonts w:asciiTheme="minorHAnsi" w:hAnsiTheme="minorHAnsi" w:cstheme="minorHAnsi"/>
          <w:noProof/>
          <w:sz w:val="22"/>
          <w:szCs w:val="22"/>
          <w14:ligatures w14:val="standardContextual"/>
        </w:rPr>
        <w:drawing>
          <wp:anchor distT="0" distB="0" distL="114300" distR="114300" simplePos="0" relativeHeight="251658242" behindDoc="0" locked="0" layoutInCell="1" allowOverlap="1" wp14:anchorId="259B1016" wp14:editId="0ADAA9A1">
            <wp:simplePos x="0" y="0"/>
            <wp:positionH relativeFrom="margin">
              <wp:posOffset>1007110</wp:posOffset>
            </wp:positionH>
            <wp:positionV relativeFrom="page">
              <wp:posOffset>4544695</wp:posOffset>
            </wp:positionV>
            <wp:extent cx="3644265" cy="3656965"/>
            <wp:effectExtent l="0" t="0" r="635" b="635"/>
            <wp:wrapTopAndBottom/>
            <wp:docPr id="2340074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07449" name="Picture 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44265" cy="3656965"/>
                    </a:xfrm>
                    <a:prstGeom prst="rect">
                      <a:avLst/>
                    </a:prstGeom>
                  </pic:spPr>
                </pic:pic>
              </a:graphicData>
            </a:graphic>
            <wp14:sizeRelH relativeFrom="page">
              <wp14:pctWidth>0</wp14:pctWidth>
            </wp14:sizeRelH>
            <wp14:sizeRelV relativeFrom="page">
              <wp14:pctHeight>0</wp14:pctHeight>
            </wp14:sizeRelV>
          </wp:anchor>
        </w:drawing>
      </w:r>
      <w:r w:rsidR="00AB3106" w:rsidRPr="00AB3106">
        <w:t xml:space="preserve"> </w:t>
      </w:r>
      <w:r w:rsidR="00AB3106" w:rsidRPr="00AB3106">
        <w:rPr>
          <w:rFonts w:asciiTheme="minorHAnsi" w:hAnsiTheme="minorHAnsi" w:cstheme="minorHAnsi"/>
          <w:noProof/>
          <w:sz w:val="22"/>
          <w:szCs w:val="22"/>
        </w:rPr>
        <w:t>After sampling</w:t>
      </w:r>
      <w:r w:rsidR="00851D76" w:rsidRPr="00A9426F">
        <w:rPr>
          <w:rFonts w:asciiTheme="minorHAnsi" w:hAnsiTheme="minorHAnsi" w:cstheme="minorHAnsi"/>
          <w:sz w:val="22"/>
          <w:szCs w:val="22"/>
        </w:rPr>
        <w:t xml:space="preserve"> the TMI grid, we </w:t>
      </w:r>
      <w:r w:rsidR="00AB3106" w:rsidRPr="00AB3106">
        <w:rPr>
          <w:rFonts w:asciiTheme="minorHAnsi" w:hAnsiTheme="minorHAnsi" w:cstheme="minorHAnsi"/>
          <w:noProof/>
          <w:sz w:val="22"/>
          <w:szCs w:val="22"/>
        </w:rPr>
        <w:t xml:space="preserve">compare </w:t>
      </w:r>
      <w:r w:rsidR="00851D76" w:rsidRPr="00A9426F">
        <w:rPr>
          <w:rFonts w:asciiTheme="minorHAnsi" w:hAnsiTheme="minorHAnsi" w:cstheme="minorHAnsi"/>
          <w:sz w:val="22"/>
          <w:szCs w:val="22"/>
        </w:rPr>
        <w:t xml:space="preserve">each sliding window </w:t>
      </w:r>
      <w:r w:rsidR="00AB3106" w:rsidRPr="00AB3106">
        <w:rPr>
          <w:rFonts w:asciiTheme="minorHAnsi" w:hAnsiTheme="minorHAnsi" w:cstheme="minorHAnsi"/>
          <w:noProof/>
          <w:sz w:val="22"/>
          <w:szCs w:val="22"/>
        </w:rPr>
        <w:t>with</w:t>
      </w:r>
      <w:r w:rsidR="00851D76" w:rsidRPr="00A9426F">
        <w:rPr>
          <w:rFonts w:asciiTheme="minorHAnsi" w:hAnsiTheme="minorHAnsi" w:cstheme="minorHAnsi"/>
          <w:sz w:val="22"/>
          <w:szCs w:val="22"/>
        </w:rPr>
        <w:t xml:space="preserve"> the deposit window. </w:t>
      </w:r>
      <w:r w:rsidR="00AB3106" w:rsidRPr="00AB3106">
        <w:rPr>
          <w:rFonts w:asciiTheme="minorHAnsi" w:hAnsiTheme="minorHAnsi" w:cstheme="minorHAnsi"/>
          <w:noProof/>
          <w:sz w:val="22"/>
          <w:szCs w:val="22"/>
        </w:rPr>
        <w:t>To do this</w:t>
      </w:r>
      <w:r w:rsidR="00980789" w:rsidRPr="00A9426F">
        <w:rPr>
          <w:rFonts w:asciiTheme="minorHAnsi" w:hAnsiTheme="minorHAnsi" w:cstheme="minorHAnsi"/>
          <w:sz w:val="22"/>
          <w:szCs w:val="22"/>
        </w:rPr>
        <w:t>,</w:t>
      </w:r>
      <w:r w:rsidR="00851D76" w:rsidRPr="00A9426F">
        <w:rPr>
          <w:rFonts w:asciiTheme="minorHAnsi" w:hAnsiTheme="minorHAnsi" w:cstheme="minorHAnsi"/>
          <w:sz w:val="22"/>
          <w:szCs w:val="22"/>
        </w:rPr>
        <w:t xml:space="preserve"> we first need </w:t>
      </w:r>
      <w:r w:rsidR="00AB3106" w:rsidRPr="00AB3106">
        <w:rPr>
          <w:rFonts w:asciiTheme="minorHAnsi" w:hAnsiTheme="minorHAnsi" w:cstheme="minorHAnsi"/>
          <w:noProof/>
          <w:sz w:val="22"/>
          <w:szCs w:val="22"/>
        </w:rPr>
        <w:t xml:space="preserve">a way </w:t>
      </w:r>
      <w:r w:rsidR="00851D76" w:rsidRPr="00A9426F">
        <w:rPr>
          <w:rFonts w:asciiTheme="minorHAnsi" w:hAnsiTheme="minorHAnsi" w:cstheme="minorHAnsi"/>
          <w:sz w:val="22"/>
          <w:szCs w:val="22"/>
        </w:rPr>
        <w:t xml:space="preserve">to </w:t>
      </w:r>
      <w:r w:rsidR="00BB3227">
        <w:rPr>
          <w:rFonts w:asciiTheme="minorHAnsi" w:hAnsiTheme="minorHAnsi" w:cstheme="minorHAnsi"/>
          <w:noProof/>
          <w:sz w:val="22"/>
          <w:szCs w:val="22"/>
        </w:rPr>
        <w:t>consistently</w:t>
      </w:r>
      <w:r w:rsidR="006E3D4B" w:rsidRPr="00A9426F">
        <w:rPr>
          <w:rFonts w:asciiTheme="minorHAnsi" w:hAnsiTheme="minorHAnsi" w:cstheme="minorHAnsi"/>
          <w:sz w:val="22"/>
          <w:szCs w:val="22"/>
        </w:rPr>
        <w:t xml:space="preserve"> </w:t>
      </w:r>
      <w:r w:rsidR="00851D76" w:rsidRPr="00A9426F">
        <w:rPr>
          <w:rFonts w:asciiTheme="minorHAnsi" w:hAnsiTheme="minorHAnsi" w:cstheme="minorHAnsi"/>
          <w:sz w:val="22"/>
          <w:szCs w:val="22"/>
        </w:rPr>
        <w:t xml:space="preserve">extract and </w:t>
      </w:r>
      <w:r w:rsidR="00AB3106" w:rsidRPr="00AB3106">
        <w:rPr>
          <w:rFonts w:asciiTheme="minorHAnsi" w:hAnsiTheme="minorHAnsi" w:cstheme="minorHAnsi"/>
          <w:noProof/>
          <w:sz w:val="22"/>
          <w:szCs w:val="22"/>
        </w:rPr>
        <w:t>represent their geophysical geometries.</w:t>
      </w:r>
      <w:r w:rsidR="00D84FAC" w:rsidRPr="00A9426F">
        <w:rPr>
          <w:rFonts w:asciiTheme="minorHAnsi" w:hAnsiTheme="minorHAnsi" w:cstheme="minorHAnsi"/>
          <w:sz w:val="22"/>
          <w:szCs w:val="22"/>
        </w:rPr>
        <w:t xml:space="preserve"> </w:t>
      </w:r>
      <w:r w:rsidR="006E3D4B" w:rsidRPr="00A9426F">
        <w:rPr>
          <w:rFonts w:asciiTheme="minorHAnsi" w:hAnsiTheme="minorHAnsi" w:cstheme="minorHAnsi"/>
          <w:sz w:val="22"/>
          <w:szCs w:val="22"/>
        </w:rPr>
        <w:t>To do</w:t>
      </w:r>
      <w:r w:rsidR="00D84FAC" w:rsidRPr="00A9426F">
        <w:rPr>
          <w:rFonts w:asciiTheme="minorHAnsi" w:hAnsiTheme="minorHAnsi" w:cstheme="minorHAnsi"/>
          <w:sz w:val="22"/>
          <w:szCs w:val="22"/>
        </w:rPr>
        <w:t xml:space="preserve"> that, we start by transforming both the deposit window and all other windows into a common coordinate system</w:t>
      </w:r>
      <w:r w:rsidR="00D92D35" w:rsidRPr="00A9426F">
        <w:rPr>
          <w:rFonts w:asciiTheme="minorHAnsi" w:hAnsiTheme="minorHAnsi" w:cstheme="minorHAnsi"/>
          <w:sz w:val="22"/>
          <w:szCs w:val="22"/>
        </w:rPr>
        <w:t xml:space="preserve"> </w:t>
      </w:r>
      <w:r w:rsidR="00D84FAC" w:rsidRPr="00A9426F">
        <w:rPr>
          <w:rFonts w:asciiTheme="minorHAnsi" w:hAnsiTheme="minorHAnsi" w:cstheme="minorHAnsi"/>
          <w:sz w:val="22"/>
          <w:szCs w:val="22"/>
        </w:rPr>
        <w:t xml:space="preserve">defined by </w:t>
      </w:r>
      <w:r w:rsidR="006E3D4B" w:rsidRPr="00A9426F">
        <w:rPr>
          <w:rFonts w:asciiTheme="minorHAnsi" w:hAnsiTheme="minorHAnsi" w:cstheme="minorHAnsi"/>
          <w:sz w:val="22"/>
          <w:szCs w:val="22"/>
        </w:rPr>
        <w:t xml:space="preserve">the </w:t>
      </w:r>
      <w:r w:rsidR="00D84FAC" w:rsidRPr="00A9426F">
        <w:rPr>
          <w:rFonts w:asciiTheme="minorHAnsi" w:hAnsiTheme="minorHAnsi" w:cstheme="minorHAnsi"/>
          <w:sz w:val="22"/>
          <w:szCs w:val="22"/>
        </w:rPr>
        <w:t xml:space="preserve">spatial components </w:t>
      </w:r>
      <w:r w:rsidR="006E3D4B" w:rsidRPr="00A9426F">
        <w:rPr>
          <w:rFonts w:asciiTheme="minorHAnsi" w:hAnsiTheme="minorHAnsi" w:cstheme="minorHAnsi"/>
          <w:sz w:val="22"/>
          <w:szCs w:val="22"/>
        </w:rPr>
        <w:t xml:space="preserve">of </w:t>
      </w:r>
      <w:r w:rsidR="00D84FAC" w:rsidRPr="00A9426F">
        <w:rPr>
          <w:rFonts w:asciiTheme="minorHAnsi" w:hAnsiTheme="minorHAnsi" w:cstheme="minorHAnsi"/>
          <w:sz w:val="22"/>
          <w:szCs w:val="22"/>
        </w:rPr>
        <w:t>PCA.</w:t>
      </w:r>
      <w:r w:rsidR="00F50E79" w:rsidRPr="00A9426F">
        <w:rPr>
          <w:rFonts w:asciiTheme="minorHAnsi" w:hAnsiTheme="minorHAnsi" w:cstheme="minorHAnsi"/>
          <w:sz w:val="22"/>
          <w:szCs w:val="22"/>
        </w:rPr>
        <w:t xml:space="preserve"> Before </w:t>
      </w:r>
      <w:r w:rsidR="00235EA6" w:rsidRPr="00A9426F">
        <w:rPr>
          <w:rFonts w:asciiTheme="minorHAnsi" w:hAnsiTheme="minorHAnsi" w:cstheme="minorHAnsi"/>
          <w:sz w:val="22"/>
          <w:szCs w:val="22"/>
        </w:rPr>
        <w:t>we applied PCA,</w:t>
      </w:r>
      <w:r w:rsidR="00F50E79" w:rsidRPr="00A9426F">
        <w:rPr>
          <w:rFonts w:asciiTheme="minorHAnsi" w:hAnsiTheme="minorHAnsi" w:cstheme="minorHAnsi"/>
          <w:sz w:val="22"/>
          <w:szCs w:val="22"/>
        </w:rPr>
        <w:t xml:space="preserve"> we</w:t>
      </w:r>
      <w:r w:rsidR="00D84FAC" w:rsidRPr="00A9426F">
        <w:rPr>
          <w:rFonts w:asciiTheme="minorHAnsi" w:hAnsiTheme="minorHAnsi" w:cstheme="minorHAnsi"/>
          <w:sz w:val="22"/>
          <w:szCs w:val="22"/>
        </w:rPr>
        <w:t xml:space="preserve"> standardized X to obtain </w:t>
      </w:r>
      <m:oMath>
        <m:acc>
          <m:accPr>
            <m:chr m:val="̃"/>
            <m:ctrlPr>
              <w:rPr>
                <w:rFonts w:ascii="Cambria Math" w:hAnsi="Cambria Math" w:cstheme="minorHAnsi"/>
                <w:sz w:val="22"/>
                <w:szCs w:val="22"/>
              </w:rPr>
            </m:ctrlPr>
          </m:accPr>
          <m:e>
            <m:r>
              <w:rPr>
                <w:rFonts w:ascii="Cambria Math" w:hAnsi="Cambria Math" w:cstheme="minorHAnsi"/>
                <w:sz w:val="22"/>
                <w:szCs w:val="22"/>
              </w:rPr>
              <m:t>X</m:t>
            </m:r>
          </m:e>
        </m:acc>
        <m:r>
          <w:rPr>
            <w:rFonts w:ascii="Cambria Math" w:hAnsi="Cambria Math" w:cstheme="minorHAnsi"/>
            <w:sz w:val="22"/>
            <w:szCs w:val="22"/>
          </w:rPr>
          <m:t>=Z</m:t>
        </m:r>
        <m:sSup>
          <m:sSupPr>
            <m:ctrlPr>
              <w:rPr>
                <w:rFonts w:ascii="Cambria Math" w:hAnsi="Cambria Math" w:cstheme="minorHAnsi"/>
                <w:sz w:val="22"/>
                <w:szCs w:val="22"/>
              </w:rPr>
            </m:ctrlPr>
          </m:sSupPr>
          <m:e>
            <m:r>
              <w:rPr>
                <w:rFonts w:ascii="Cambria Math" w:hAnsi="Cambria Math" w:cstheme="minorHAnsi"/>
                <w:sz w:val="22"/>
                <w:szCs w:val="22"/>
              </w:rPr>
              <m:t>L</m:t>
            </m:r>
          </m:e>
          <m:sup>
            <m:r>
              <m:rPr>
                <m:sty m:val="p"/>
              </m:rPr>
              <w:rPr>
                <w:rFonts w:ascii="Cambria Math" w:hAnsi="Cambria Math" w:cstheme="minorHAnsi"/>
                <w:sz w:val="22"/>
                <w:szCs w:val="22"/>
              </w:rPr>
              <m:t>⊤</m:t>
            </m:r>
          </m:sup>
        </m:sSup>
      </m:oMath>
      <w:r w:rsidR="00D84FAC" w:rsidRPr="00A9426F">
        <w:rPr>
          <w:rFonts w:asciiTheme="minorHAnsi" w:hAnsiTheme="minorHAnsi" w:cstheme="minorHAnsi"/>
          <w:sz w:val="22"/>
          <w:szCs w:val="22"/>
        </w:rPr>
        <w:t xml:space="preserve">. </w:t>
      </w:r>
    </w:p>
    <w:p w14:paraId="2EC2ADAB" w14:textId="033E7242" w:rsidR="00F21EBE" w:rsidRPr="00A9426F" w:rsidRDefault="00F21EBE" w:rsidP="00650561">
      <w:pPr>
        <w:spacing w:before="240" w:after="240" w:line="276" w:lineRule="auto"/>
        <w:jc w:val="both"/>
        <w:rPr>
          <w:rFonts w:asciiTheme="minorHAnsi" w:hAnsiTheme="minorHAnsi" w:cstheme="minorHAnsi"/>
          <w:sz w:val="22"/>
          <w:szCs w:val="22"/>
        </w:rPr>
      </w:pPr>
      <w:r w:rsidRPr="00A9426F">
        <w:rPr>
          <w:rFonts w:asciiTheme="minorHAnsi" w:hAnsiTheme="minorHAnsi" w:cstheme="minorHAnsi"/>
          <w:sz w:val="22"/>
          <w:szCs w:val="22"/>
        </w:rPr>
        <w:t>Once w</w:t>
      </w:r>
      <w:r w:rsidR="00CF0902" w:rsidRPr="00A9426F">
        <w:rPr>
          <w:rFonts w:asciiTheme="minorHAnsi" w:hAnsiTheme="minorHAnsi" w:cstheme="minorHAnsi"/>
          <w:sz w:val="22"/>
          <w:szCs w:val="22"/>
        </w:rPr>
        <w:t>e appl</w:t>
      </w:r>
      <w:r w:rsidR="00D67618">
        <w:rPr>
          <w:rFonts w:asciiTheme="minorHAnsi" w:hAnsiTheme="minorHAnsi" w:cstheme="minorHAnsi"/>
          <w:sz w:val="22"/>
          <w:szCs w:val="22"/>
        </w:rPr>
        <w:t>y</w:t>
      </w:r>
      <w:r w:rsidR="00CF0902" w:rsidRPr="00A9426F">
        <w:rPr>
          <w:rFonts w:asciiTheme="minorHAnsi" w:hAnsiTheme="minorHAnsi" w:cstheme="minorHAnsi"/>
          <w:sz w:val="22"/>
          <w:szCs w:val="22"/>
        </w:rPr>
        <w:t xml:space="preserve"> PCA and</w:t>
      </w:r>
      <w:r w:rsidRPr="00A9426F">
        <w:rPr>
          <w:rFonts w:asciiTheme="minorHAnsi" w:hAnsiTheme="minorHAnsi" w:cstheme="minorHAnsi"/>
          <w:sz w:val="22"/>
          <w:szCs w:val="22"/>
        </w:rPr>
        <w:t xml:space="preserve"> ha</w:t>
      </w:r>
      <w:r w:rsidR="00D67618">
        <w:rPr>
          <w:rFonts w:asciiTheme="minorHAnsi" w:hAnsiTheme="minorHAnsi" w:cstheme="minorHAnsi"/>
          <w:sz w:val="22"/>
          <w:szCs w:val="22"/>
        </w:rPr>
        <w:t>ve</w:t>
      </w:r>
      <w:r w:rsidRPr="00A9426F">
        <w:rPr>
          <w:rFonts w:asciiTheme="minorHAnsi" w:hAnsiTheme="minorHAnsi" w:cstheme="minorHAnsi"/>
          <w:sz w:val="22"/>
          <w:szCs w:val="22"/>
        </w:rPr>
        <w:t xml:space="preserve"> them in a common coordinate system, we select the best estimate of </w:t>
      </w:r>
      <m:oMath>
        <m:r>
          <w:rPr>
            <w:rFonts w:ascii="Cambria Math" w:hAnsi="Cambria Math" w:cstheme="minorHAnsi"/>
            <w:sz w:val="22"/>
            <w:szCs w:val="22"/>
          </w:rPr>
          <m:t>(k)</m:t>
        </m:r>
      </m:oMath>
      <w:r w:rsidRPr="00A9426F">
        <w:rPr>
          <w:rFonts w:asciiTheme="minorHAnsi" w:hAnsiTheme="minorHAnsi" w:cstheme="minorHAnsi"/>
          <w:sz w:val="22"/>
          <w:szCs w:val="22"/>
        </w:rPr>
        <w:t xml:space="preserve"> components to then perform the similarity analysis. To guide this choice, we progressively reconstruct the deposit </w:t>
      </w:r>
      <w:r w:rsidR="00012062">
        <w:rPr>
          <w:rFonts w:asciiTheme="minorHAnsi" w:hAnsiTheme="minorHAnsi" w:cstheme="minorHAnsi"/>
          <w:sz w:val="22"/>
          <w:szCs w:val="22"/>
        </w:rPr>
        <w:t xml:space="preserve">geometry </w:t>
      </w:r>
      <w:r w:rsidRPr="00A9426F">
        <w:rPr>
          <w:rFonts w:asciiTheme="minorHAnsi" w:hAnsiTheme="minorHAnsi" w:cstheme="minorHAnsi"/>
          <w:sz w:val="22"/>
          <w:szCs w:val="22"/>
        </w:rPr>
        <w:t>using an increasing number of principal components</w:t>
      </w:r>
      <w:r w:rsidR="003C4F31">
        <w:rPr>
          <w:rFonts w:asciiTheme="minorHAnsi" w:hAnsiTheme="minorHAnsi" w:cstheme="minorHAnsi"/>
          <w:sz w:val="22"/>
          <w:szCs w:val="22"/>
        </w:rPr>
        <w:t>. We evaluate</w:t>
      </w:r>
      <w:r w:rsidRPr="00A9426F">
        <w:rPr>
          <w:rFonts w:asciiTheme="minorHAnsi" w:hAnsiTheme="minorHAnsi" w:cstheme="minorHAnsi"/>
          <w:sz w:val="22"/>
          <w:szCs w:val="22"/>
        </w:rPr>
        <w:t xml:space="preserve"> visually </w:t>
      </w:r>
      <w:r w:rsidR="00055253" w:rsidRPr="00A9426F">
        <w:rPr>
          <w:rFonts w:asciiTheme="minorHAnsi" w:hAnsiTheme="minorHAnsi" w:cstheme="minorHAnsi"/>
          <w:sz w:val="22"/>
          <w:szCs w:val="22"/>
        </w:rPr>
        <w:t>the</w:t>
      </w:r>
      <w:r w:rsidRPr="00A9426F">
        <w:rPr>
          <w:rFonts w:asciiTheme="minorHAnsi" w:hAnsiTheme="minorHAnsi" w:cstheme="minorHAnsi"/>
          <w:sz w:val="22"/>
          <w:szCs w:val="22"/>
        </w:rPr>
        <w:t xml:space="preserve"> </w:t>
      </w:r>
      <w:r w:rsidR="00055253" w:rsidRPr="00A9426F">
        <w:rPr>
          <w:rFonts w:asciiTheme="minorHAnsi" w:hAnsiTheme="minorHAnsi" w:cstheme="minorHAnsi"/>
          <w:sz w:val="22"/>
          <w:szCs w:val="22"/>
        </w:rPr>
        <w:t>extent</w:t>
      </w:r>
      <w:r w:rsidRPr="00A9426F">
        <w:rPr>
          <w:rFonts w:asciiTheme="minorHAnsi" w:hAnsiTheme="minorHAnsi" w:cstheme="minorHAnsi"/>
          <w:sz w:val="22"/>
          <w:szCs w:val="22"/>
        </w:rPr>
        <w:t xml:space="preserve"> </w:t>
      </w:r>
      <w:r w:rsidR="00055253" w:rsidRPr="00A9426F">
        <w:rPr>
          <w:rFonts w:asciiTheme="minorHAnsi" w:hAnsiTheme="minorHAnsi" w:cstheme="minorHAnsi"/>
          <w:sz w:val="22"/>
          <w:szCs w:val="22"/>
        </w:rPr>
        <w:t>to which</w:t>
      </w:r>
      <w:r w:rsidRPr="00A9426F">
        <w:rPr>
          <w:rFonts w:asciiTheme="minorHAnsi" w:hAnsiTheme="minorHAnsi" w:cstheme="minorHAnsi"/>
          <w:sz w:val="22"/>
          <w:szCs w:val="22"/>
        </w:rPr>
        <w:t xml:space="preserve"> the relevant </w:t>
      </w:r>
      <w:r w:rsidR="00012062">
        <w:rPr>
          <w:rFonts w:asciiTheme="minorHAnsi" w:hAnsiTheme="minorHAnsi" w:cstheme="minorHAnsi"/>
          <w:sz w:val="22"/>
          <w:szCs w:val="22"/>
        </w:rPr>
        <w:t xml:space="preserve">geometry </w:t>
      </w:r>
      <w:r w:rsidR="008474BA">
        <w:rPr>
          <w:rFonts w:asciiTheme="minorHAnsi" w:hAnsiTheme="minorHAnsi" w:cstheme="minorHAnsi"/>
          <w:sz w:val="22"/>
          <w:szCs w:val="22"/>
        </w:rPr>
        <w:t>is</w:t>
      </w:r>
      <w:r w:rsidRPr="00A9426F">
        <w:rPr>
          <w:rFonts w:asciiTheme="minorHAnsi" w:hAnsiTheme="minorHAnsi" w:cstheme="minorHAnsi"/>
          <w:sz w:val="22"/>
          <w:szCs w:val="22"/>
        </w:rPr>
        <w:t xml:space="preserve"> recovered. </w:t>
      </w:r>
      <w:ins w:id="63" w:author="Microsoft Word" w:date="2026-06-24T16:24:00Z" w16du:dateUtc="2026-06-24T21:24:00Z">
        <w:r w:rsidR="00000000" w:rsidRPr="00A9426F">
          <w:rPr>
            <w:rFonts w:asciiTheme="minorHAnsi" w:hAnsiTheme="minorHAnsi" w:cstheme="minorHAnsi"/>
            <w:sz w:val="22"/>
            <w:szCs w:val="22"/>
          </w:rPr>
          <w:fldChar w:fldCharType="begin"/>
        </w:r>
        <w:r w:rsidR="00000000" w:rsidRPr="00A9426F">
          <w:rPr>
            <w:rFonts w:asciiTheme="minorHAnsi" w:hAnsiTheme="minorHAnsi" w:cstheme="minorHAnsi"/>
            <w:sz w:val="22"/>
            <w:szCs w:val="22"/>
          </w:rPr>
          <w:instrText xml:space="preserve"> REF _Ref226397582 \h  \* MERGEFORMAT </w:instrText>
        </w:r>
        <w:r w:rsidR="00000000" w:rsidRPr="00A9426F">
          <w:rPr>
            <w:rFonts w:asciiTheme="minorHAnsi" w:hAnsiTheme="minorHAnsi" w:cstheme="minorHAnsi"/>
            <w:sz w:val="22"/>
            <w:szCs w:val="22"/>
          </w:rPr>
        </w:r>
        <w:r w:rsidR="00000000" w:rsidRPr="00A9426F">
          <w:rPr>
            <w:rFonts w:asciiTheme="minorHAnsi" w:hAnsiTheme="minorHAnsi" w:cstheme="minorHAnsi"/>
            <w:sz w:val="22"/>
            <w:szCs w:val="22"/>
          </w:rPr>
          <w:fldChar w:fldCharType="separate"/>
        </w:r>
        <w:r w:rsidR="00000000" w:rsidRPr="00A9426F">
          <w:rPr>
            <w:rFonts w:asciiTheme="minorHAnsi" w:hAnsiTheme="minorHAnsi" w:cstheme="minorHAnsi"/>
            <w:sz w:val="22"/>
            <w:szCs w:val="22"/>
          </w:rPr>
          <w:t xml:space="preserve">Figure </w:t>
        </w:r>
        <w:r w:rsidR="00000000" w:rsidRPr="00A9426F">
          <w:rPr>
            <w:rFonts w:asciiTheme="minorHAnsi" w:hAnsiTheme="minorHAnsi" w:cstheme="minorHAnsi"/>
            <w:noProof/>
            <w:sz w:val="22"/>
            <w:szCs w:val="22"/>
          </w:rPr>
          <w:t>11</w:t>
        </w:r>
        <w:r w:rsidR="00000000" w:rsidRPr="00A9426F">
          <w:rPr>
            <w:rFonts w:asciiTheme="minorHAnsi" w:hAnsiTheme="minorHAnsi" w:cstheme="minorHAnsi"/>
            <w:sz w:val="22"/>
            <w:szCs w:val="22"/>
          </w:rPr>
          <w:fldChar w:fldCharType="end"/>
        </w:r>
        <w:r w:rsidR="00000000" w:rsidRPr="00A9426F">
          <w:rPr>
            <w:rFonts w:asciiTheme="minorHAnsi" w:hAnsiTheme="minorHAnsi" w:cstheme="minorHAnsi"/>
            <w:sz w:val="22"/>
            <w:szCs w:val="22"/>
          </w:rPr>
          <w:t xml:space="preserve"> shows that the dominant dipolar </w:t>
        </w:r>
        <w:r w:rsidR="00000000">
          <w:rPr>
            <w:rFonts w:asciiTheme="minorHAnsi" w:hAnsiTheme="minorHAnsi" w:cstheme="minorHAnsi"/>
            <w:sz w:val="22"/>
            <w:szCs w:val="22"/>
          </w:rPr>
          <w:t xml:space="preserve">geometry </w:t>
        </w:r>
        <w:r w:rsidR="00000000" w:rsidRPr="00A9426F">
          <w:rPr>
            <w:rFonts w:asciiTheme="minorHAnsi" w:hAnsiTheme="minorHAnsi" w:cstheme="minorHAnsi"/>
            <w:sz w:val="22"/>
            <w:szCs w:val="22"/>
          </w:rPr>
          <w:t>emerges clearly with the first components</w:t>
        </w:r>
        <w:r w:rsidR="00000000">
          <w:rPr>
            <w:rFonts w:asciiTheme="minorHAnsi" w:hAnsiTheme="minorHAnsi" w:cstheme="minorHAnsi"/>
            <w:sz w:val="22"/>
            <w:szCs w:val="22"/>
          </w:rPr>
          <w:t xml:space="preserve">. </w:t>
        </w:r>
      </w:ins>
      <w:r w:rsidRPr="00A9426F">
        <w:rPr>
          <w:rFonts w:asciiTheme="minorHAnsi" w:hAnsiTheme="minorHAnsi" w:cstheme="minorHAnsi"/>
          <w:sz w:val="22"/>
          <w:szCs w:val="22"/>
        </w:rPr>
        <w:fldChar w:fldCharType="begin"/>
      </w:r>
      <w:r w:rsidRPr="00A9426F">
        <w:rPr>
          <w:rFonts w:asciiTheme="minorHAnsi" w:hAnsiTheme="minorHAnsi" w:cstheme="minorHAnsi"/>
          <w:sz w:val="22"/>
          <w:szCs w:val="22"/>
        </w:rPr>
        <w:instrText xml:space="preserve"> REF _Ref226397582 \h </w:instrText>
      </w:r>
      <w:r w:rsidR="0019221C" w:rsidRPr="00A9426F">
        <w:rPr>
          <w:rFonts w:asciiTheme="minorHAnsi" w:hAnsiTheme="minorHAnsi" w:cstheme="minorHAnsi"/>
          <w:sz w:val="22"/>
          <w:szCs w:val="22"/>
        </w:rPr>
        <w:instrText xml:space="preserve"> \* MERGEFORMAT </w:instrText>
      </w:r>
      <w:r w:rsidRPr="00A9426F">
        <w:rPr>
          <w:rFonts w:asciiTheme="minorHAnsi" w:hAnsiTheme="minorHAnsi" w:cstheme="minorHAnsi"/>
          <w:sz w:val="22"/>
          <w:szCs w:val="22"/>
        </w:rPr>
      </w:r>
      <w:r w:rsidRPr="00A9426F">
        <w:rPr>
          <w:rFonts w:asciiTheme="minorHAnsi" w:hAnsiTheme="minorHAnsi" w:cstheme="minorHAnsi"/>
          <w:sz w:val="22"/>
          <w:szCs w:val="22"/>
        </w:rPr>
        <w:fldChar w:fldCharType="separate"/>
      </w:r>
      <w:r w:rsidRPr="00A9426F">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13</w:t>
      </w:r>
      <w:r w:rsidRPr="00A9426F">
        <w:rPr>
          <w:rFonts w:asciiTheme="minorHAnsi" w:hAnsiTheme="minorHAnsi" w:cstheme="minorHAnsi"/>
          <w:sz w:val="22"/>
          <w:szCs w:val="22"/>
        </w:rPr>
        <w:fldChar w:fldCharType="end"/>
      </w:r>
      <w:r w:rsidRPr="00A9426F">
        <w:rPr>
          <w:rFonts w:asciiTheme="minorHAnsi" w:hAnsiTheme="minorHAnsi" w:cstheme="minorHAnsi"/>
          <w:sz w:val="22"/>
          <w:szCs w:val="22"/>
        </w:rPr>
        <w:t xml:space="preserve"> shows that the dominant dipol</w:t>
      </w:r>
      <w:r w:rsidR="0002626E">
        <w:rPr>
          <w:rFonts w:asciiTheme="minorHAnsi" w:hAnsiTheme="minorHAnsi" w:cstheme="minorHAnsi"/>
          <w:sz w:val="22"/>
          <w:szCs w:val="22"/>
        </w:rPr>
        <w:t>e</w:t>
      </w:r>
      <w:r w:rsidRPr="00A9426F">
        <w:rPr>
          <w:rFonts w:asciiTheme="minorHAnsi" w:hAnsiTheme="minorHAnsi" w:cstheme="minorHAnsi"/>
          <w:sz w:val="22"/>
          <w:szCs w:val="22"/>
        </w:rPr>
        <w:t xml:space="preserve"> </w:t>
      </w:r>
      <w:r w:rsidR="00012062">
        <w:rPr>
          <w:rFonts w:asciiTheme="minorHAnsi" w:hAnsiTheme="minorHAnsi" w:cstheme="minorHAnsi"/>
          <w:sz w:val="22"/>
          <w:szCs w:val="22"/>
        </w:rPr>
        <w:t xml:space="preserve">geometry </w:t>
      </w:r>
      <w:r w:rsidRPr="00A9426F">
        <w:rPr>
          <w:rFonts w:asciiTheme="minorHAnsi" w:hAnsiTheme="minorHAnsi" w:cstheme="minorHAnsi"/>
          <w:sz w:val="22"/>
          <w:szCs w:val="22"/>
        </w:rPr>
        <w:t>emerges clearly with the first components</w:t>
      </w:r>
      <w:r w:rsidR="00860F69">
        <w:rPr>
          <w:rFonts w:asciiTheme="minorHAnsi" w:hAnsiTheme="minorHAnsi" w:cstheme="minorHAnsi"/>
          <w:sz w:val="22"/>
          <w:szCs w:val="22"/>
        </w:rPr>
        <w:t>. It</w:t>
      </w:r>
      <w:r w:rsidRPr="00A9426F">
        <w:rPr>
          <w:rFonts w:asciiTheme="minorHAnsi" w:hAnsiTheme="minorHAnsi" w:cstheme="minorHAnsi"/>
          <w:sz w:val="22"/>
          <w:szCs w:val="22"/>
        </w:rPr>
        <w:t xml:space="preserve"> becomes progressively more complete as additional components are included. By around (k=17), the reconstruction captures the main </w:t>
      </w:r>
      <w:r w:rsidR="00012062">
        <w:rPr>
          <w:rFonts w:asciiTheme="minorHAnsi" w:hAnsiTheme="minorHAnsi" w:cstheme="minorHAnsi"/>
          <w:sz w:val="22"/>
          <w:szCs w:val="22"/>
        </w:rPr>
        <w:t xml:space="preserve">geometry </w:t>
      </w:r>
      <w:r w:rsidRPr="00A9426F">
        <w:rPr>
          <w:rFonts w:asciiTheme="minorHAnsi" w:hAnsiTheme="minorHAnsi" w:cstheme="minorHAnsi"/>
          <w:sz w:val="22"/>
          <w:szCs w:val="22"/>
        </w:rPr>
        <w:t>of the deposit</w:t>
      </w:r>
      <w:r w:rsidR="00506001">
        <w:rPr>
          <w:rFonts w:asciiTheme="minorHAnsi" w:hAnsiTheme="minorHAnsi" w:cstheme="minorHAnsi"/>
          <w:sz w:val="22"/>
          <w:szCs w:val="22"/>
        </w:rPr>
        <w:t xml:space="preserve">. </w:t>
      </w:r>
      <w:ins w:id="64" w:author="Microsoft Word" w:date="2026-06-24T16:24:00Z" w16du:dateUtc="2026-06-24T21:24:00Z">
        <w:r w:rsidR="00000000">
          <w:rPr>
            <w:rFonts w:asciiTheme="minorHAnsi" w:hAnsiTheme="minorHAnsi" w:cstheme="minorHAnsi"/>
            <w:sz w:val="22"/>
            <w:szCs w:val="22"/>
          </w:rPr>
          <w:t>L</w:t>
        </w:r>
        <w:r w:rsidR="00000000" w:rsidRPr="00A9426F">
          <w:rPr>
            <w:rFonts w:asciiTheme="minorHAnsi" w:hAnsiTheme="minorHAnsi" w:cstheme="minorHAnsi"/>
            <w:sz w:val="22"/>
            <w:szCs w:val="22"/>
          </w:rPr>
          <w:t xml:space="preserve">ater components contribute only minor refinements. </w:t>
        </w:r>
      </w:ins>
      <w:r w:rsidR="00506001">
        <w:rPr>
          <w:rFonts w:asciiTheme="minorHAnsi" w:hAnsiTheme="minorHAnsi" w:cstheme="minorHAnsi"/>
          <w:sz w:val="22"/>
          <w:szCs w:val="22"/>
        </w:rPr>
        <w:t>L</w:t>
      </w:r>
      <w:r w:rsidRPr="00A9426F">
        <w:rPr>
          <w:rFonts w:asciiTheme="minorHAnsi" w:hAnsiTheme="minorHAnsi" w:cstheme="minorHAnsi"/>
          <w:sz w:val="22"/>
          <w:szCs w:val="22"/>
        </w:rPr>
        <w:t>ater components contribute only minor refinements</w:t>
      </w:r>
      <w:r w:rsidR="008F7D85">
        <w:rPr>
          <w:rFonts w:asciiTheme="minorHAnsi" w:hAnsiTheme="minorHAnsi" w:cstheme="minorHAnsi"/>
          <w:sz w:val="22"/>
          <w:szCs w:val="22"/>
        </w:rPr>
        <w:t xml:space="preserve"> and noise</w:t>
      </w:r>
      <w:r w:rsidRPr="00A9426F">
        <w:rPr>
          <w:rFonts w:asciiTheme="minorHAnsi" w:hAnsiTheme="minorHAnsi" w:cstheme="minorHAnsi"/>
          <w:sz w:val="22"/>
          <w:szCs w:val="22"/>
        </w:rPr>
        <w:t xml:space="preserve">. We therefore select (k=17) as a suitable </w:t>
      </w:r>
      <w:r w:rsidRPr="00A9426F">
        <w:rPr>
          <w:rFonts w:asciiTheme="minorHAnsi" w:hAnsiTheme="minorHAnsi" w:cstheme="minorHAnsi"/>
          <w:sz w:val="22"/>
          <w:szCs w:val="22"/>
        </w:rPr>
        <w:lastRenderedPageBreak/>
        <w:t xml:space="preserve">balance between retaining the essential deposit </w:t>
      </w:r>
      <w:r w:rsidR="00012062">
        <w:rPr>
          <w:rFonts w:asciiTheme="minorHAnsi" w:hAnsiTheme="minorHAnsi" w:cstheme="minorHAnsi"/>
          <w:sz w:val="22"/>
          <w:szCs w:val="22"/>
        </w:rPr>
        <w:t xml:space="preserve">geometry </w:t>
      </w:r>
      <w:r w:rsidRPr="00A9426F">
        <w:rPr>
          <w:rFonts w:asciiTheme="minorHAnsi" w:hAnsiTheme="minorHAnsi" w:cstheme="minorHAnsi"/>
          <w:sz w:val="22"/>
          <w:szCs w:val="22"/>
        </w:rPr>
        <w:t xml:space="preserve">and avoiding the inclusion of weak </w:t>
      </w:r>
      <w:r w:rsidR="005A370F" w:rsidRPr="00A9426F">
        <w:rPr>
          <w:rFonts w:asciiTheme="minorHAnsi" w:hAnsiTheme="minorHAnsi" w:cstheme="minorHAnsi"/>
          <w:i/>
          <w:noProof/>
          <w:sz w:val="22"/>
          <w:szCs w:val="22"/>
        </w:rPr>
        <w:drawing>
          <wp:anchor distT="0" distB="0" distL="114300" distR="114300" simplePos="0" relativeHeight="251658249" behindDoc="0" locked="0" layoutInCell="1" allowOverlap="1" wp14:anchorId="2D30BCE7" wp14:editId="45912CC7">
            <wp:simplePos x="0" y="0"/>
            <wp:positionH relativeFrom="margin">
              <wp:posOffset>-116840</wp:posOffset>
            </wp:positionH>
            <wp:positionV relativeFrom="margin">
              <wp:posOffset>504825</wp:posOffset>
            </wp:positionV>
            <wp:extent cx="5935980" cy="1553845"/>
            <wp:effectExtent l="0" t="0" r="0" b="0"/>
            <wp:wrapSquare wrapText="bothSides"/>
            <wp:docPr id="427494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94293" name="Picture 4"/>
                    <pic:cNvPicPr/>
                  </pic:nvPicPr>
                  <pic:blipFill rotWithShape="1">
                    <a:blip r:embed="rId21" cstate="print">
                      <a:extLst>
                        <a:ext uri="{28A0092B-C50C-407E-A947-70E740481C1C}">
                          <a14:useLocalDpi xmlns:a14="http://schemas.microsoft.com/office/drawing/2010/main" val="0"/>
                        </a:ext>
                      </a:extLst>
                    </a:blip>
                    <a:srcRect t="24829"/>
                    <a:stretch>
                      <a:fillRect/>
                    </a:stretch>
                  </pic:blipFill>
                  <pic:spPr bwMode="auto">
                    <a:xfrm>
                      <a:off x="0" y="0"/>
                      <a:ext cx="5935980" cy="15538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A9426F">
        <w:rPr>
          <w:rFonts w:asciiTheme="minorHAnsi" w:hAnsiTheme="minorHAnsi" w:cstheme="minorHAnsi"/>
          <w:sz w:val="22"/>
          <w:szCs w:val="22"/>
        </w:rPr>
        <w:t>higher-order components.</w:t>
      </w:r>
    </w:p>
    <w:p w14:paraId="32263CB4" w14:textId="5F917556" w:rsidR="00AC385B" w:rsidRPr="005A370F" w:rsidRDefault="005A370F" w:rsidP="000A4CD6">
      <w:pPr>
        <w:jc w:val="both"/>
        <w:rPr>
          <w:rFonts w:asciiTheme="minorHAnsi" w:eastAsiaTheme="minorHAnsi" w:hAnsiTheme="minorHAnsi" w:cstheme="minorHAnsi"/>
          <w:i/>
          <w:iCs/>
          <w:color w:val="44546A" w:themeColor="text2"/>
          <w:kern w:val="2"/>
          <w:sz w:val="20"/>
          <w:szCs w:val="20"/>
          <w14:ligatures w14:val="standardContextual"/>
        </w:rPr>
      </w:pPr>
      <w:bookmarkStart w:id="65" w:name="_Ref229156829"/>
      <w:r w:rsidRPr="005A370F">
        <w:rPr>
          <w:rFonts w:asciiTheme="minorHAnsi" w:eastAsiaTheme="minorHAnsi" w:hAnsiTheme="minorHAnsi" w:cstheme="minorHAnsi"/>
          <w:i/>
          <w:iCs/>
          <w:color w:val="44546A" w:themeColor="text2"/>
          <w:kern w:val="2"/>
          <w:sz w:val="20"/>
          <w:szCs w:val="20"/>
          <w14:ligatures w14:val="standardContextual"/>
        </w:rPr>
        <w:t xml:space="preserve">Figure </w:t>
      </w:r>
      <w:r w:rsidRPr="005A370F">
        <w:rPr>
          <w:rFonts w:asciiTheme="minorHAnsi" w:eastAsiaTheme="minorHAnsi" w:hAnsiTheme="minorHAnsi" w:cstheme="minorHAnsi"/>
          <w:i/>
          <w:iCs/>
          <w:color w:val="44546A" w:themeColor="text2"/>
          <w:kern w:val="2"/>
          <w:sz w:val="20"/>
          <w:szCs w:val="20"/>
          <w14:ligatures w14:val="standardContextual"/>
        </w:rPr>
        <w:fldChar w:fldCharType="begin"/>
      </w:r>
      <w:r w:rsidRPr="005A370F">
        <w:rPr>
          <w:rFonts w:asciiTheme="minorHAnsi" w:eastAsiaTheme="minorHAnsi" w:hAnsiTheme="minorHAnsi" w:cstheme="minorHAnsi"/>
          <w:i/>
          <w:iCs/>
          <w:color w:val="44546A" w:themeColor="text2"/>
          <w:kern w:val="2"/>
          <w:sz w:val="20"/>
          <w:szCs w:val="20"/>
          <w14:ligatures w14:val="standardContextual"/>
        </w:rPr>
        <w:instrText xml:space="preserve"> SEQ Figure \* ARABIC </w:instrText>
      </w:r>
      <w:r w:rsidRPr="005A370F">
        <w:rPr>
          <w:rFonts w:asciiTheme="minorHAnsi" w:eastAsiaTheme="minorHAnsi" w:hAnsiTheme="minorHAnsi" w:cstheme="minorHAnsi"/>
          <w:i/>
          <w:iCs/>
          <w:color w:val="44546A" w:themeColor="text2"/>
          <w:kern w:val="2"/>
          <w:sz w:val="20"/>
          <w:szCs w:val="20"/>
          <w14:ligatures w14:val="standardContextual"/>
        </w:rPr>
        <w:fldChar w:fldCharType="separate"/>
      </w:r>
      <w:r w:rsidR="00FE16EE">
        <w:rPr>
          <w:rFonts w:asciiTheme="minorHAnsi" w:eastAsiaTheme="minorHAnsi" w:hAnsiTheme="minorHAnsi" w:cstheme="minorHAnsi"/>
          <w:i/>
          <w:iCs/>
          <w:noProof/>
          <w:color w:val="44546A" w:themeColor="text2"/>
          <w:kern w:val="2"/>
          <w:sz w:val="20"/>
          <w:szCs w:val="20"/>
          <w14:ligatures w14:val="standardContextual"/>
        </w:rPr>
        <w:t>12</w:t>
      </w:r>
      <w:r w:rsidRPr="005A370F">
        <w:rPr>
          <w:rFonts w:asciiTheme="minorHAnsi" w:eastAsiaTheme="minorHAnsi" w:hAnsiTheme="minorHAnsi" w:cstheme="minorHAnsi"/>
          <w:i/>
          <w:iCs/>
          <w:color w:val="44546A" w:themeColor="text2"/>
          <w:kern w:val="2"/>
          <w:sz w:val="20"/>
          <w:szCs w:val="20"/>
          <w14:ligatures w14:val="standardContextual"/>
        </w:rPr>
        <w:fldChar w:fldCharType="end"/>
      </w:r>
      <w:bookmarkEnd w:id="65"/>
      <w:r w:rsidRPr="005A370F">
        <w:rPr>
          <w:rFonts w:asciiTheme="minorHAnsi" w:eastAsiaTheme="minorHAnsi" w:hAnsiTheme="minorHAnsi" w:cstheme="minorHAnsi"/>
          <w:i/>
          <w:iCs/>
          <w:color w:val="44546A" w:themeColor="text2"/>
          <w:kern w:val="2"/>
          <w:sz w:val="20"/>
          <w:szCs w:val="20"/>
          <w14:ligatures w14:val="standardContextual"/>
        </w:rPr>
        <w:t>. Dominant spatial principal components identified from the deposit-weighted similarity analysis. Each panel represents an sPCA loading map</w:t>
      </w:r>
      <w:r w:rsidR="00517506">
        <w:rPr>
          <w:rFonts w:asciiTheme="minorHAnsi" w:eastAsiaTheme="minorHAnsi" w:hAnsiTheme="minorHAnsi" w:cstheme="minorHAnsi"/>
          <w:i/>
          <w:iCs/>
          <w:color w:val="44546A" w:themeColor="text2"/>
          <w:kern w:val="2"/>
          <w:sz w:val="20"/>
          <w:szCs w:val="20"/>
          <w14:ligatures w14:val="standardContextual"/>
        </w:rPr>
        <w:t>. They</w:t>
      </w:r>
      <w:r w:rsidRPr="005A370F">
        <w:rPr>
          <w:rFonts w:asciiTheme="minorHAnsi" w:eastAsiaTheme="minorHAnsi" w:hAnsiTheme="minorHAnsi" w:cstheme="minorHAnsi"/>
          <w:i/>
          <w:iCs/>
          <w:color w:val="44546A" w:themeColor="text2"/>
          <w:kern w:val="2"/>
          <w:sz w:val="20"/>
          <w:szCs w:val="20"/>
          <w14:ligatures w14:val="standardContextual"/>
        </w:rPr>
        <w:t xml:space="preserve"> highlight a distinct spatial pattern expressed by the </w:t>
      </w:r>
      <w:r w:rsidR="00B64FC4">
        <w:rPr>
          <w:rFonts w:asciiTheme="minorHAnsi" w:eastAsiaTheme="minorHAnsi" w:hAnsiTheme="minorHAnsi" w:cstheme="minorHAnsi"/>
          <w:i/>
          <w:iCs/>
          <w:color w:val="44546A" w:themeColor="text2"/>
          <w:kern w:val="2"/>
          <w:sz w:val="20"/>
          <w:szCs w:val="20"/>
          <w14:ligatures w14:val="standardContextual"/>
        </w:rPr>
        <w:t>training deposit</w:t>
      </w:r>
      <w:r w:rsidRPr="005A370F">
        <w:rPr>
          <w:rFonts w:asciiTheme="minorHAnsi" w:eastAsiaTheme="minorHAnsi" w:hAnsiTheme="minorHAnsi" w:cstheme="minorHAnsi"/>
          <w:i/>
          <w:iCs/>
          <w:color w:val="44546A" w:themeColor="text2"/>
          <w:kern w:val="2"/>
          <w:sz w:val="20"/>
          <w:szCs w:val="20"/>
          <w14:ligatures w14:val="standardContextual"/>
        </w:rPr>
        <w:t>. Components are ranked by deposit-specific weights (</w:t>
      </w:r>
      <m:oMath>
        <m:sSub>
          <m:sSubPr>
            <m:ctrlPr>
              <w:rPr>
                <w:rFonts w:ascii="Cambria Math" w:eastAsiaTheme="minorHAnsi" w:hAnsi="Cambria Math" w:cstheme="minorHAnsi"/>
                <w:i/>
                <w:iCs/>
                <w:color w:val="44546A" w:themeColor="text2"/>
                <w:kern w:val="2"/>
                <w:sz w:val="20"/>
                <w:szCs w:val="20"/>
                <w14:ligatures w14:val="standardContextual"/>
              </w:rPr>
            </m:ctrlPr>
          </m:sSubPr>
          <m:e>
            <m:r>
              <w:rPr>
                <w:rFonts w:ascii="Cambria Math" w:eastAsiaTheme="minorHAnsi" w:hAnsi="Cambria Math" w:cstheme="minorHAnsi"/>
                <w:color w:val="44546A" w:themeColor="text2"/>
                <w:kern w:val="2"/>
                <w:sz w:val="20"/>
                <w:szCs w:val="20"/>
                <w14:ligatures w14:val="standardContextual"/>
              </w:rPr>
              <m:t>w</m:t>
            </m:r>
          </m:e>
          <m:sub>
            <m:r>
              <w:rPr>
                <w:rFonts w:ascii="Cambria Math" w:eastAsiaTheme="minorHAnsi" w:hAnsi="Cambria Math" w:cstheme="minorHAnsi"/>
                <w:color w:val="44546A" w:themeColor="text2"/>
                <w:kern w:val="2"/>
                <w:sz w:val="20"/>
                <w:szCs w:val="20"/>
                <w14:ligatures w14:val="standardContextual"/>
              </w:rPr>
              <m:t>m</m:t>
            </m:r>
          </m:sub>
        </m:sSub>
      </m:oMath>
      <w:r w:rsidRPr="005A370F">
        <w:rPr>
          <w:rFonts w:asciiTheme="minorHAnsi" w:eastAsiaTheme="minorHAnsi" w:hAnsiTheme="minorHAnsi" w:cstheme="minorHAnsi"/>
          <w:i/>
          <w:iCs/>
          <w:color w:val="44546A" w:themeColor="text2"/>
          <w:kern w:val="2"/>
          <w:sz w:val="20"/>
          <w:szCs w:val="20"/>
          <w14:ligatures w14:val="standardContextual"/>
        </w:rPr>
        <w:t>)</w:t>
      </w:r>
      <w:r w:rsidR="00517506">
        <w:rPr>
          <w:rFonts w:asciiTheme="minorHAnsi" w:eastAsiaTheme="minorHAnsi" w:hAnsiTheme="minorHAnsi" w:cstheme="minorHAnsi"/>
          <w:i/>
          <w:iCs/>
          <w:color w:val="44546A" w:themeColor="text2"/>
          <w:kern w:val="2"/>
          <w:sz w:val="20"/>
          <w:szCs w:val="20"/>
          <w14:ligatures w14:val="standardContextual"/>
        </w:rPr>
        <w:t>. They emphasize</w:t>
      </w:r>
      <w:r w:rsidRPr="005A370F">
        <w:rPr>
          <w:rFonts w:asciiTheme="minorHAnsi" w:eastAsiaTheme="minorHAnsi" w:hAnsiTheme="minorHAnsi" w:cstheme="minorHAnsi"/>
          <w:i/>
          <w:iCs/>
          <w:color w:val="44546A" w:themeColor="text2"/>
          <w:kern w:val="2"/>
          <w:sz w:val="20"/>
          <w:szCs w:val="20"/>
          <w14:ligatures w14:val="standardContextual"/>
        </w:rPr>
        <w:t xml:space="preserve"> the </w:t>
      </w:r>
      <w:r w:rsidR="002C1B74">
        <w:rPr>
          <w:rFonts w:asciiTheme="minorHAnsi" w:eastAsiaTheme="minorHAnsi" w:hAnsiTheme="minorHAnsi" w:cstheme="minorHAnsi"/>
          <w:i/>
          <w:iCs/>
          <w:color w:val="44546A" w:themeColor="text2"/>
          <w:kern w:val="2"/>
          <w:sz w:val="20"/>
          <w:szCs w:val="20"/>
          <w14:ligatures w14:val="standardContextual"/>
        </w:rPr>
        <w:t>spatial components</w:t>
      </w:r>
      <w:r w:rsidRPr="005A370F">
        <w:rPr>
          <w:rFonts w:asciiTheme="minorHAnsi" w:eastAsiaTheme="minorHAnsi" w:hAnsiTheme="minorHAnsi" w:cstheme="minorHAnsi"/>
          <w:i/>
          <w:iCs/>
          <w:color w:val="44546A" w:themeColor="text2"/>
          <w:kern w:val="2"/>
          <w:sz w:val="20"/>
          <w:szCs w:val="20"/>
          <w14:ligatures w14:val="standardContextual"/>
        </w:rPr>
        <w:t xml:space="preserve"> that most strongly characterize the deposit geometry used in the similarity comparison.</w:t>
      </w:r>
    </w:p>
    <w:p w14:paraId="625D4608" w14:textId="77777777" w:rsidR="005A370F" w:rsidRPr="00A9426F" w:rsidRDefault="005A370F" w:rsidP="00650561">
      <w:pPr>
        <w:spacing w:line="276" w:lineRule="auto"/>
        <w:jc w:val="both"/>
        <w:rPr>
          <w:rFonts w:asciiTheme="minorHAnsi" w:hAnsiTheme="minorHAnsi" w:cstheme="minorHAnsi"/>
          <w:sz w:val="22"/>
          <w:szCs w:val="22"/>
        </w:rPr>
      </w:pPr>
    </w:p>
    <w:p w14:paraId="3476D7C1" w14:textId="77777777" w:rsidR="003023FA" w:rsidRPr="00A9426F" w:rsidRDefault="003023FA" w:rsidP="00650561">
      <w:pPr>
        <w:keepNext/>
        <w:spacing w:line="276" w:lineRule="auto"/>
        <w:jc w:val="center"/>
        <w:rPr>
          <w:rFonts w:asciiTheme="minorHAnsi" w:hAnsiTheme="minorHAnsi" w:cstheme="minorHAnsi"/>
          <w:sz w:val="22"/>
          <w:szCs w:val="22"/>
        </w:rPr>
      </w:pPr>
      <w:r w:rsidRPr="00A9426F">
        <w:rPr>
          <w:rFonts w:asciiTheme="minorHAnsi" w:hAnsiTheme="minorHAnsi" w:cstheme="minorHAnsi"/>
          <w:noProof/>
          <w:sz w:val="22"/>
          <w:szCs w:val="22"/>
          <w14:ligatures w14:val="standardContextual"/>
        </w:rPr>
        <w:drawing>
          <wp:inline distT="0" distB="0" distL="0" distR="0" wp14:anchorId="51571F82" wp14:editId="7CB86068">
            <wp:extent cx="5943600" cy="3612515"/>
            <wp:effectExtent l="0" t="0" r="0" b="0"/>
            <wp:docPr id="5714341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34155" name="Picture 5714341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612515"/>
                    </a:xfrm>
                    <a:prstGeom prst="rect">
                      <a:avLst/>
                    </a:prstGeom>
                  </pic:spPr>
                </pic:pic>
              </a:graphicData>
            </a:graphic>
          </wp:inline>
        </w:drawing>
      </w:r>
    </w:p>
    <w:p w14:paraId="7115DF91" w14:textId="65688777" w:rsidR="003023FA" w:rsidRPr="00865384" w:rsidRDefault="003023FA" w:rsidP="00865384">
      <w:pPr>
        <w:pStyle w:val="Caption"/>
        <w:jc w:val="both"/>
        <w:rPr>
          <w:rFonts w:cstheme="minorHAnsi"/>
          <w:sz w:val="20"/>
          <w:szCs w:val="20"/>
        </w:rPr>
      </w:pPr>
      <w:bookmarkStart w:id="66" w:name="_Ref226397582"/>
      <w:r w:rsidRPr="00865384">
        <w:rPr>
          <w:rFonts w:cstheme="minorHAnsi"/>
          <w:sz w:val="20"/>
          <w:szCs w:val="20"/>
        </w:rPr>
        <w:t xml:space="preserve">Figure </w:t>
      </w:r>
      <w:r w:rsidRPr="00865384">
        <w:rPr>
          <w:rFonts w:cstheme="minorHAnsi"/>
          <w:sz w:val="20"/>
          <w:szCs w:val="20"/>
        </w:rPr>
        <w:fldChar w:fldCharType="begin"/>
      </w:r>
      <w:r w:rsidRPr="00865384">
        <w:rPr>
          <w:rFonts w:cstheme="minorHAnsi"/>
          <w:sz w:val="20"/>
          <w:szCs w:val="20"/>
        </w:rPr>
        <w:instrText xml:space="preserve"> SEQ Figure \* ARABIC </w:instrText>
      </w:r>
      <w:r w:rsidRPr="00865384">
        <w:rPr>
          <w:rFonts w:cstheme="minorHAnsi"/>
          <w:sz w:val="20"/>
          <w:szCs w:val="20"/>
        </w:rPr>
        <w:fldChar w:fldCharType="separate"/>
      </w:r>
      <w:r w:rsidR="00FE16EE">
        <w:rPr>
          <w:rFonts w:cstheme="minorHAnsi"/>
          <w:noProof/>
          <w:sz w:val="20"/>
          <w:szCs w:val="20"/>
        </w:rPr>
        <w:t>13</w:t>
      </w:r>
      <w:r w:rsidRPr="00865384">
        <w:rPr>
          <w:rFonts w:cstheme="minorHAnsi"/>
          <w:sz w:val="20"/>
          <w:szCs w:val="20"/>
        </w:rPr>
        <w:fldChar w:fldCharType="end"/>
      </w:r>
      <w:bookmarkEnd w:id="66"/>
      <w:r w:rsidRPr="00865384">
        <w:rPr>
          <w:rFonts w:cstheme="minorHAnsi"/>
          <w:sz w:val="20"/>
          <w:szCs w:val="20"/>
        </w:rPr>
        <w:t xml:space="preserve">. </w:t>
      </w:r>
      <w:r w:rsidR="00AC385B" w:rsidRPr="00865384">
        <w:rPr>
          <w:rFonts w:cstheme="minorHAnsi"/>
          <w:sz w:val="20"/>
          <w:szCs w:val="20"/>
        </w:rPr>
        <w:t>Reconstruction progression of Deposit 6 as increasing numbers of principal components are retained (k = 1-20). The sequence shows how the dominant TMI dipole pattern is gradually recovered as additional components are included</w:t>
      </w:r>
      <w:r w:rsidR="00EB0985">
        <w:rPr>
          <w:rFonts w:cstheme="minorHAnsi"/>
          <w:sz w:val="20"/>
          <w:szCs w:val="20"/>
        </w:rPr>
        <w:t>.</w:t>
      </w:r>
      <w:r w:rsidR="00AC385B" w:rsidRPr="00865384">
        <w:rPr>
          <w:rFonts w:cstheme="minorHAnsi"/>
          <w:sz w:val="20"/>
          <w:szCs w:val="20"/>
        </w:rPr>
        <w:t xml:space="preserve"> k = 17 </w:t>
      </w:r>
      <w:r w:rsidR="008474BA" w:rsidRPr="00865384">
        <w:rPr>
          <w:rFonts w:cstheme="minorHAnsi"/>
          <w:sz w:val="20"/>
          <w:szCs w:val="20"/>
        </w:rPr>
        <w:t>is</w:t>
      </w:r>
      <w:r w:rsidR="00AC385B" w:rsidRPr="00865384">
        <w:rPr>
          <w:rFonts w:cstheme="minorHAnsi"/>
          <w:sz w:val="20"/>
          <w:szCs w:val="20"/>
        </w:rPr>
        <w:t xml:space="preserve"> selected as the optimal </w:t>
      </w:r>
      <w:r w:rsidR="006252AD">
        <w:rPr>
          <w:rFonts w:cstheme="minorHAnsi"/>
          <w:sz w:val="20"/>
          <w:szCs w:val="20"/>
        </w:rPr>
        <w:t>amount</w:t>
      </w:r>
      <w:r w:rsidR="00DD3718">
        <w:rPr>
          <w:rFonts w:cstheme="minorHAnsi"/>
          <w:sz w:val="20"/>
          <w:szCs w:val="20"/>
        </w:rPr>
        <w:t>. I</w:t>
      </w:r>
      <w:r w:rsidR="00AC385B" w:rsidRPr="00865384">
        <w:rPr>
          <w:rFonts w:cstheme="minorHAnsi"/>
          <w:sz w:val="20"/>
          <w:szCs w:val="20"/>
        </w:rPr>
        <w:t xml:space="preserve">t is the smallest number of components that provides an adequate reconstruction of the deposit </w:t>
      </w:r>
      <w:r w:rsidR="000F7611">
        <w:rPr>
          <w:rFonts w:cstheme="minorHAnsi"/>
          <w:sz w:val="20"/>
          <w:szCs w:val="20"/>
        </w:rPr>
        <w:t>geometry</w:t>
      </w:r>
      <w:r w:rsidR="00AC385B" w:rsidRPr="00865384">
        <w:rPr>
          <w:rFonts w:cstheme="minorHAnsi"/>
          <w:sz w:val="20"/>
          <w:szCs w:val="20"/>
        </w:rPr>
        <w:t>, with only minor visual changes beyond this point.</w:t>
      </w:r>
    </w:p>
    <w:p w14:paraId="28B3618B" w14:textId="773BB353" w:rsidR="005A370F" w:rsidRDefault="00AC385B" w:rsidP="005A370F">
      <w:pPr>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The </w:t>
      </w:r>
      <w:r w:rsidR="00720C6C" w:rsidRPr="00A9426F">
        <w:rPr>
          <w:rFonts w:asciiTheme="minorHAnsi" w:hAnsiTheme="minorHAnsi" w:cstheme="minorHAnsi"/>
          <w:sz w:val="22"/>
          <w:szCs w:val="22"/>
        </w:rPr>
        <w:t xml:space="preserve">retained </w:t>
      </w:r>
      <w:r w:rsidR="00D84FAC" w:rsidRPr="00A9426F">
        <w:rPr>
          <w:rFonts w:asciiTheme="minorHAnsi" w:hAnsiTheme="minorHAnsi" w:cstheme="minorHAnsi"/>
          <w:sz w:val="22"/>
          <w:szCs w:val="22"/>
        </w:rPr>
        <w:t>PCA scores</w:t>
      </w:r>
      <w:r w:rsidR="00514F32" w:rsidRPr="00A9426F">
        <w:rPr>
          <w:rFonts w:asciiTheme="minorHAnsi" w:hAnsiTheme="minorHAnsi" w:cstheme="minorHAnsi"/>
          <w:sz w:val="22"/>
          <w:szCs w:val="22"/>
        </w:rPr>
        <w:t xml:space="preserve"> </w:t>
      </w:r>
      <m:oMath>
        <m:sSub>
          <m:sSubPr>
            <m:ctrlPr>
              <w:rPr>
                <w:rFonts w:ascii="Cambria Math" w:hAnsi="Cambria Math" w:cstheme="minorHAnsi"/>
                <w:sz w:val="22"/>
                <w:szCs w:val="22"/>
              </w:rPr>
            </m:ctrlPr>
          </m:sSubPr>
          <m:e>
            <m:r>
              <w:rPr>
                <w:rFonts w:ascii="Cambria Math" w:hAnsi="Cambria Math" w:cstheme="minorHAnsi"/>
                <w:sz w:val="22"/>
                <w:szCs w:val="22"/>
              </w:rPr>
              <m:t>z</m:t>
            </m:r>
          </m:e>
          <m:sub>
            <m:r>
              <m:rPr>
                <m:nor/>
              </m:rPr>
              <w:rPr>
                <w:rFonts w:asciiTheme="minorHAnsi" w:hAnsiTheme="minorHAnsi" w:cstheme="minorHAnsi"/>
                <w:sz w:val="22"/>
                <w:szCs w:val="22"/>
              </w:rPr>
              <m:t>dep</m:t>
            </m:r>
            <m:r>
              <w:rPr>
                <w:rFonts w:ascii="Cambria Math" w:hAnsi="Cambria Math" w:cstheme="minorHAnsi"/>
                <w:sz w:val="22"/>
                <w:szCs w:val="22"/>
              </w:rPr>
              <m:t>,m</m:t>
            </m:r>
          </m:sub>
        </m:sSub>
        <m:r>
          <w:rPr>
            <w:rFonts w:ascii="Cambria Math" w:hAnsi="Cambria Math" w:cstheme="minorHAnsi"/>
            <w:sz w:val="22"/>
            <w:szCs w:val="22"/>
          </w:rPr>
          <m:t>, m=1…k</m:t>
        </m:r>
      </m:oMath>
      <w:r w:rsidR="00514F32" w:rsidRPr="00A9426F">
        <w:rPr>
          <w:rFonts w:asciiTheme="minorHAnsi" w:hAnsiTheme="minorHAnsi" w:cstheme="minorHAnsi"/>
          <w:sz w:val="22"/>
          <w:szCs w:val="22"/>
        </w:rPr>
        <w:t xml:space="preserve"> </w:t>
      </w:r>
      <w:r w:rsidR="00D84FAC" w:rsidRPr="00A9426F">
        <w:rPr>
          <w:rFonts w:asciiTheme="minorHAnsi" w:hAnsiTheme="minorHAnsi" w:cstheme="minorHAnsi"/>
          <w:sz w:val="22"/>
          <w:szCs w:val="22"/>
        </w:rPr>
        <w:t>indicat</w:t>
      </w:r>
      <w:r w:rsidR="00E410D1" w:rsidRPr="00A9426F">
        <w:rPr>
          <w:rFonts w:asciiTheme="minorHAnsi" w:hAnsiTheme="minorHAnsi" w:cstheme="minorHAnsi"/>
          <w:sz w:val="22"/>
          <w:szCs w:val="22"/>
        </w:rPr>
        <w:t>e</w:t>
      </w:r>
      <w:r w:rsidR="00D84FAC" w:rsidRPr="00A9426F">
        <w:rPr>
          <w:rFonts w:asciiTheme="minorHAnsi" w:hAnsiTheme="minorHAnsi" w:cstheme="minorHAnsi"/>
          <w:sz w:val="22"/>
          <w:szCs w:val="22"/>
        </w:rPr>
        <w:t xml:space="preserve"> how strongly the deposit expresses each component </w:t>
      </w:r>
      <w:r w:rsidR="00E410D1" w:rsidRPr="00A9426F">
        <w:rPr>
          <w:rFonts w:asciiTheme="minorHAnsi" w:hAnsiTheme="minorHAnsi" w:cstheme="minorHAnsi"/>
          <w:sz w:val="22"/>
          <w:szCs w:val="22"/>
        </w:rPr>
        <w:t>(</w:t>
      </w:r>
      <w:bookmarkStart w:id="67" w:name="OLE_LINK4"/>
      <w:r w:rsidR="007020C1" w:rsidRPr="00A9426F">
        <w:rPr>
          <w:rFonts w:asciiTheme="minorHAnsi" w:hAnsiTheme="minorHAnsi" w:cstheme="minorHAnsi"/>
          <w:sz w:val="22"/>
          <w:szCs w:val="22"/>
        </w:rPr>
        <w:fldChar w:fldCharType="begin"/>
      </w:r>
      <w:r w:rsidR="007020C1" w:rsidRPr="00A9426F">
        <w:rPr>
          <w:rFonts w:asciiTheme="minorHAnsi" w:hAnsiTheme="minorHAnsi" w:cstheme="minorHAnsi"/>
          <w:sz w:val="22"/>
          <w:szCs w:val="22"/>
        </w:rPr>
        <w:instrText xml:space="preserve"> REF _Ref218758041 \h </w:instrText>
      </w:r>
      <w:r w:rsidR="0019221C" w:rsidRPr="00A9426F">
        <w:rPr>
          <w:rFonts w:asciiTheme="minorHAnsi" w:hAnsiTheme="minorHAnsi" w:cstheme="minorHAnsi"/>
          <w:sz w:val="22"/>
          <w:szCs w:val="22"/>
        </w:rPr>
        <w:instrText xml:space="preserve"> \* MERGEFORMAT </w:instrText>
      </w:r>
      <w:r w:rsidR="007020C1" w:rsidRPr="00A9426F">
        <w:rPr>
          <w:rFonts w:asciiTheme="minorHAnsi" w:hAnsiTheme="minorHAnsi" w:cstheme="minorHAnsi"/>
          <w:sz w:val="22"/>
          <w:szCs w:val="22"/>
        </w:rPr>
      </w:r>
      <w:r w:rsidR="007020C1" w:rsidRPr="00A9426F">
        <w:rPr>
          <w:rFonts w:asciiTheme="minorHAnsi" w:hAnsiTheme="minorHAnsi" w:cstheme="minorHAnsi"/>
          <w:sz w:val="22"/>
          <w:szCs w:val="22"/>
        </w:rPr>
        <w:fldChar w:fldCharType="separate"/>
      </w:r>
      <w:r w:rsidR="007020C1" w:rsidRPr="00A9426F">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11</w:t>
      </w:r>
      <w:r w:rsidR="007020C1" w:rsidRPr="00A9426F">
        <w:rPr>
          <w:rFonts w:asciiTheme="minorHAnsi" w:hAnsiTheme="minorHAnsi" w:cstheme="minorHAnsi"/>
          <w:sz w:val="22"/>
          <w:szCs w:val="22"/>
        </w:rPr>
        <w:fldChar w:fldCharType="end"/>
      </w:r>
      <w:r w:rsidR="00E410D1" w:rsidRPr="00A9426F">
        <w:rPr>
          <w:rFonts w:asciiTheme="minorHAnsi" w:hAnsiTheme="minorHAnsi" w:cstheme="minorHAnsi"/>
          <w:sz w:val="22"/>
          <w:szCs w:val="22"/>
        </w:rPr>
        <w:t>)</w:t>
      </w:r>
      <w:r w:rsidR="00D84FAC" w:rsidRPr="00A9426F">
        <w:rPr>
          <w:rFonts w:asciiTheme="minorHAnsi" w:hAnsiTheme="minorHAnsi" w:cstheme="minorHAnsi"/>
          <w:sz w:val="22"/>
          <w:szCs w:val="22"/>
        </w:rPr>
        <w:t xml:space="preserve">. </w:t>
      </w:r>
      <w:bookmarkEnd w:id="67"/>
      <w:r w:rsidR="00E410D1" w:rsidRPr="00A9426F">
        <w:rPr>
          <w:rFonts w:asciiTheme="minorHAnsi" w:hAnsiTheme="minorHAnsi" w:cstheme="minorHAnsi"/>
          <w:sz w:val="22"/>
          <w:szCs w:val="22"/>
        </w:rPr>
        <w:t xml:space="preserve">We can see that the PCs </w:t>
      </w:r>
      <w:r w:rsidR="003628DB" w:rsidRPr="00A9426F">
        <w:rPr>
          <w:rFonts w:asciiTheme="minorHAnsi" w:hAnsiTheme="minorHAnsi" w:cstheme="minorHAnsi"/>
          <w:sz w:val="22"/>
          <w:szCs w:val="22"/>
        </w:rPr>
        <w:t>2</w:t>
      </w:r>
      <w:r w:rsidR="00226EB3" w:rsidRPr="00A9426F">
        <w:rPr>
          <w:rFonts w:asciiTheme="minorHAnsi" w:hAnsiTheme="minorHAnsi" w:cstheme="minorHAnsi"/>
          <w:sz w:val="22"/>
          <w:szCs w:val="22"/>
        </w:rPr>
        <w:t xml:space="preserve"> </w:t>
      </w:r>
      <w:r w:rsidR="000862EC" w:rsidRPr="00A9426F">
        <w:rPr>
          <w:rFonts w:asciiTheme="minorHAnsi" w:hAnsiTheme="minorHAnsi" w:cstheme="minorHAnsi"/>
          <w:sz w:val="22"/>
          <w:szCs w:val="22"/>
        </w:rPr>
        <w:t>(</w:t>
      </w:r>
      <w:bookmarkStart w:id="68" w:name="OLE_LINK3"/>
      <m:oMath>
        <m:sSub>
          <m:sSubPr>
            <m:ctrlPr>
              <w:rPr>
                <w:rFonts w:ascii="Cambria Math" w:hAnsi="Cambria Math" w:cstheme="minorHAnsi"/>
                <w:i/>
                <w:sz w:val="22"/>
                <w:szCs w:val="22"/>
              </w:rPr>
            </m:ctrlPr>
          </m:sSubPr>
          <m:e>
            <m:r>
              <w:rPr>
                <w:rFonts w:ascii="Cambria Math" w:hAnsi="Cambria Math" w:cstheme="minorHAnsi"/>
                <w:sz w:val="22"/>
                <w:szCs w:val="22"/>
              </w:rPr>
              <m:t>z</m:t>
            </m:r>
          </m:e>
          <m:sub>
            <m:r>
              <w:rPr>
                <w:rFonts w:ascii="Cambria Math" w:hAnsi="Cambria Math" w:cstheme="minorHAnsi"/>
                <w:sz w:val="22"/>
                <w:szCs w:val="22"/>
              </w:rPr>
              <m:t>d,2</m:t>
            </m:r>
          </m:sub>
        </m:sSub>
        <m:r>
          <w:rPr>
            <w:rFonts w:ascii="Cambria Math" w:hAnsi="Cambria Math" w:cstheme="minorHAnsi"/>
            <w:sz w:val="22"/>
            <w:szCs w:val="22"/>
          </w:rPr>
          <m:t>=12.31</m:t>
        </m:r>
      </m:oMath>
      <w:bookmarkEnd w:id="68"/>
      <w:r w:rsidR="000862EC" w:rsidRPr="00A9426F">
        <w:rPr>
          <w:rFonts w:asciiTheme="minorHAnsi" w:hAnsiTheme="minorHAnsi" w:cstheme="minorHAnsi"/>
          <w:sz w:val="22"/>
          <w:szCs w:val="22"/>
        </w:rPr>
        <w:t xml:space="preserve">) </w:t>
      </w:r>
      <w:r w:rsidR="00226EB3" w:rsidRPr="00A9426F">
        <w:rPr>
          <w:rFonts w:asciiTheme="minorHAnsi" w:hAnsiTheme="minorHAnsi" w:cstheme="minorHAnsi"/>
          <w:sz w:val="22"/>
          <w:szCs w:val="22"/>
        </w:rPr>
        <w:t xml:space="preserve">and </w:t>
      </w:r>
      <w:r w:rsidR="003628DB" w:rsidRPr="00A9426F">
        <w:rPr>
          <w:rFonts w:asciiTheme="minorHAnsi" w:hAnsiTheme="minorHAnsi" w:cstheme="minorHAnsi"/>
          <w:sz w:val="22"/>
          <w:szCs w:val="22"/>
        </w:rPr>
        <w:t>3</w:t>
      </w:r>
      <w:r w:rsidR="00226EB3" w:rsidRPr="00A9426F">
        <w:rPr>
          <w:rFonts w:asciiTheme="minorHAnsi" w:hAnsiTheme="minorHAnsi" w:cstheme="minorHAnsi"/>
          <w:sz w:val="22"/>
          <w:szCs w:val="22"/>
        </w:rPr>
        <w:t xml:space="preserve"> </w:t>
      </w:r>
      <w:r w:rsidR="000862EC" w:rsidRPr="00A9426F">
        <w:rPr>
          <w:rFonts w:asciiTheme="minorHAnsi" w:hAnsiTheme="minorHAnsi" w:cstheme="minorHAnsi"/>
          <w:sz w:val="22"/>
          <w:szCs w:val="22"/>
        </w:rPr>
        <w:t>(</w:t>
      </w:r>
      <m:oMath>
        <m:sSub>
          <m:sSubPr>
            <m:ctrlPr>
              <w:rPr>
                <w:rFonts w:ascii="Cambria Math" w:hAnsi="Cambria Math" w:cstheme="minorHAnsi"/>
                <w:i/>
                <w:sz w:val="22"/>
                <w:szCs w:val="22"/>
              </w:rPr>
            </m:ctrlPr>
          </m:sSubPr>
          <m:e>
            <m:r>
              <w:rPr>
                <w:rFonts w:ascii="Cambria Math" w:hAnsi="Cambria Math" w:cstheme="minorHAnsi"/>
                <w:sz w:val="22"/>
                <w:szCs w:val="22"/>
              </w:rPr>
              <m:t>z</m:t>
            </m:r>
          </m:e>
          <m:sub>
            <m:r>
              <w:rPr>
                <w:rFonts w:ascii="Cambria Math" w:hAnsi="Cambria Math" w:cstheme="minorHAnsi"/>
                <w:sz w:val="22"/>
                <w:szCs w:val="22"/>
              </w:rPr>
              <m:t>d,3</m:t>
            </m:r>
          </m:sub>
        </m:sSub>
        <m:r>
          <w:rPr>
            <w:rFonts w:ascii="Cambria Math" w:hAnsi="Cambria Math" w:cstheme="minorHAnsi"/>
            <w:sz w:val="22"/>
            <w:szCs w:val="22"/>
          </w:rPr>
          <m:t>=12.30</m:t>
        </m:r>
      </m:oMath>
      <w:r w:rsidR="000862EC" w:rsidRPr="00A9426F">
        <w:rPr>
          <w:rFonts w:asciiTheme="minorHAnsi" w:hAnsiTheme="minorHAnsi" w:cstheme="minorHAnsi"/>
          <w:sz w:val="22"/>
          <w:szCs w:val="22"/>
        </w:rPr>
        <w:t xml:space="preserve">) </w:t>
      </w:r>
      <w:r w:rsidR="00226EB3" w:rsidRPr="00A9426F">
        <w:rPr>
          <w:rFonts w:asciiTheme="minorHAnsi" w:hAnsiTheme="minorHAnsi" w:cstheme="minorHAnsi"/>
          <w:sz w:val="22"/>
          <w:szCs w:val="22"/>
        </w:rPr>
        <w:t>have the highest score absolute value</w:t>
      </w:r>
      <w:r w:rsidR="00782D40" w:rsidRPr="00A9426F">
        <w:rPr>
          <w:rFonts w:asciiTheme="minorHAnsi" w:hAnsiTheme="minorHAnsi" w:cstheme="minorHAnsi"/>
          <w:sz w:val="22"/>
          <w:szCs w:val="22"/>
        </w:rPr>
        <w:t>. This</w:t>
      </w:r>
      <w:r w:rsidR="00226EB3" w:rsidRPr="00A9426F">
        <w:rPr>
          <w:rFonts w:asciiTheme="minorHAnsi" w:hAnsiTheme="minorHAnsi" w:cstheme="minorHAnsi"/>
          <w:sz w:val="22"/>
          <w:szCs w:val="22"/>
        </w:rPr>
        <w:t xml:space="preserve"> mean</w:t>
      </w:r>
      <w:r w:rsidR="00002C4C" w:rsidRPr="00A9426F">
        <w:rPr>
          <w:rFonts w:asciiTheme="minorHAnsi" w:hAnsiTheme="minorHAnsi" w:cstheme="minorHAnsi"/>
          <w:sz w:val="22"/>
          <w:szCs w:val="22"/>
        </w:rPr>
        <w:t>s</w:t>
      </w:r>
      <w:r w:rsidR="00226EB3" w:rsidRPr="00A9426F">
        <w:rPr>
          <w:rFonts w:asciiTheme="minorHAnsi" w:hAnsiTheme="minorHAnsi" w:cstheme="minorHAnsi"/>
          <w:sz w:val="22"/>
          <w:szCs w:val="22"/>
        </w:rPr>
        <w:t xml:space="preserve"> </w:t>
      </w:r>
      <w:r w:rsidR="00062AA1">
        <w:rPr>
          <w:rFonts w:asciiTheme="minorHAnsi" w:hAnsiTheme="minorHAnsi" w:cstheme="minorHAnsi"/>
          <w:sz w:val="22"/>
          <w:szCs w:val="22"/>
        </w:rPr>
        <w:t xml:space="preserve">that </w:t>
      </w:r>
      <w:r w:rsidR="00226EB3" w:rsidRPr="00A9426F">
        <w:rPr>
          <w:rFonts w:asciiTheme="minorHAnsi" w:hAnsiTheme="minorHAnsi" w:cstheme="minorHAnsi"/>
          <w:sz w:val="22"/>
          <w:szCs w:val="22"/>
        </w:rPr>
        <w:t>th</w:t>
      </w:r>
      <w:r w:rsidR="0017108A" w:rsidRPr="00A9426F">
        <w:rPr>
          <w:rFonts w:asciiTheme="minorHAnsi" w:hAnsiTheme="minorHAnsi" w:cstheme="minorHAnsi"/>
          <w:sz w:val="22"/>
          <w:szCs w:val="22"/>
        </w:rPr>
        <w:t>ose components</w:t>
      </w:r>
      <w:r w:rsidR="00226EB3" w:rsidRPr="00A9426F">
        <w:rPr>
          <w:rFonts w:asciiTheme="minorHAnsi" w:hAnsiTheme="minorHAnsi" w:cstheme="minorHAnsi"/>
          <w:sz w:val="22"/>
          <w:szCs w:val="22"/>
        </w:rPr>
        <w:t xml:space="preserve"> capture </w:t>
      </w:r>
      <w:r w:rsidR="00415E92">
        <w:rPr>
          <w:rFonts w:asciiTheme="minorHAnsi" w:hAnsiTheme="minorHAnsi" w:cstheme="minorHAnsi"/>
          <w:sz w:val="22"/>
          <w:szCs w:val="22"/>
        </w:rPr>
        <w:t>patterns</w:t>
      </w:r>
      <w:r w:rsidR="00226EB3" w:rsidRPr="00A9426F">
        <w:rPr>
          <w:rFonts w:asciiTheme="minorHAnsi" w:hAnsiTheme="minorHAnsi" w:cstheme="minorHAnsi"/>
          <w:sz w:val="22"/>
          <w:szCs w:val="22"/>
        </w:rPr>
        <w:t xml:space="preserve"> that the deposit strongly</w:t>
      </w:r>
      <w:r w:rsidR="00062AA1">
        <w:rPr>
          <w:rFonts w:asciiTheme="minorHAnsi" w:hAnsiTheme="minorHAnsi" w:cstheme="minorHAnsi"/>
          <w:sz w:val="22"/>
          <w:szCs w:val="22"/>
        </w:rPr>
        <w:t xml:space="preserve"> expresses</w:t>
      </w:r>
      <w:r w:rsidR="00226EB3" w:rsidRPr="00A9426F">
        <w:rPr>
          <w:rFonts w:asciiTheme="minorHAnsi" w:hAnsiTheme="minorHAnsi" w:cstheme="minorHAnsi"/>
          <w:sz w:val="22"/>
          <w:szCs w:val="22"/>
        </w:rPr>
        <w:t xml:space="preserve">. </w:t>
      </w:r>
      <w:r w:rsidR="00C01023" w:rsidRPr="00A9426F">
        <w:rPr>
          <w:rFonts w:asciiTheme="minorHAnsi" w:hAnsiTheme="minorHAnsi" w:cstheme="minorHAnsi"/>
          <w:sz w:val="22"/>
          <w:szCs w:val="22"/>
        </w:rPr>
        <w:t xml:space="preserve">Although </w:t>
      </w:r>
      <w:r w:rsidR="003628DB" w:rsidRPr="00A9426F">
        <w:rPr>
          <w:rFonts w:asciiTheme="minorHAnsi" w:hAnsiTheme="minorHAnsi" w:cstheme="minorHAnsi"/>
          <w:sz w:val="22"/>
          <w:szCs w:val="22"/>
        </w:rPr>
        <w:t>PC1 is the component that capture</w:t>
      </w:r>
      <w:r w:rsidR="00C01023" w:rsidRPr="00A9426F">
        <w:rPr>
          <w:rFonts w:asciiTheme="minorHAnsi" w:hAnsiTheme="minorHAnsi" w:cstheme="minorHAnsi"/>
          <w:sz w:val="22"/>
          <w:szCs w:val="22"/>
        </w:rPr>
        <w:t>s</w:t>
      </w:r>
      <w:r w:rsidR="003628DB" w:rsidRPr="00A9426F">
        <w:rPr>
          <w:rFonts w:asciiTheme="minorHAnsi" w:hAnsiTheme="minorHAnsi" w:cstheme="minorHAnsi"/>
          <w:sz w:val="22"/>
          <w:szCs w:val="22"/>
        </w:rPr>
        <w:t xml:space="preserve"> the most variance</w:t>
      </w:r>
      <w:r w:rsidR="000862EC" w:rsidRPr="00A9426F">
        <w:rPr>
          <w:rFonts w:asciiTheme="minorHAnsi" w:hAnsiTheme="minorHAnsi" w:cstheme="minorHAnsi"/>
          <w:sz w:val="22"/>
          <w:szCs w:val="22"/>
        </w:rPr>
        <w:t xml:space="preserve"> in the</w:t>
      </w:r>
      <w:r w:rsidR="003628DB" w:rsidRPr="00A9426F">
        <w:rPr>
          <w:rFonts w:asciiTheme="minorHAnsi" w:hAnsiTheme="minorHAnsi" w:cstheme="minorHAnsi"/>
          <w:sz w:val="22"/>
          <w:szCs w:val="22"/>
        </w:rPr>
        <w:t xml:space="preserve"> overall data</w:t>
      </w:r>
      <w:r w:rsidR="00C01023" w:rsidRPr="00A9426F">
        <w:rPr>
          <w:rFonts w:asciiTheme="minorHAnsi" w:hAnsiTheme="minorHAnsi" w:cstheme="minorHAnsi"/>
          <w:sz w:val="22"/>
          <w:szCs w:val="22"/>
        </w:rPr>
        <w:t>,</w:t>
      </w:r>
      <w:r w:rsidR="000862EC" w:rsidRPr="00A9426F">
        <w:rPr>
          <w:rFonts w:asciiTheme="minorHAnsi" w:hAnsiTheme="minorHAnsi" w:cstheme="minorHAnsi"/>
          <w:sz w:val="22"/>
          <w:szCs w:val="22"/>
        </w:rPr>
        <w:t xml:space="preserve"> it </w:t>
      </w:r>
      <w:r w:rsidR="003628DB" w:rsidRPr="00A9426F">
        <w:rPr>
          <w:rFonts w:asciiTheme="minorHAnsi" w:hAnsiTheme="minorHAnsi" w:cstheme="minorHAnsi"/>
          <w:sz w:val="22"/>
          <w:szCs w:val="22"/>
        </w:rPr>
        <w:t>has a</w:t>
      </w:r>
      <w:r w:rsidR="000862EC" w:rsidRPr="00A9426F">
        <w:rPr>
          <w:rFonts w:asciiTheme="minorHAnsi" w:hAnsiTheme="minorHAnsi" w:cstheme="minorHAnsi"/>
          <w:sz w:val="22"/>
          <w:szCs w:val="22"/>
        </w:rPr>
        <w:t>n</w:t>
      </w:r>
      <w:r w:rsidR="003628DB" w:rsidRPr="00A9426F">
        <w:rPr>
          <w:rFonts w:asciiTheme="minorHAnsi" w:hAnsiTheme="minorHAnsi" w:cstheme="minorHAnsi"/>
          <w:sz w:val="22"/>
          <w:szCs w:val="22"/>
        </w:rPr>
        <w:t xml:space="preserve"> </w:t>
      </w:r>
      <w:r w:rsidR="006410C3" w:rsidRPr="00A9426F">
        <w:rPr>
          <w:rFonts w:asciiTheme="minorHAnsi" w:hAnsiTheme="minorHAnsi" w:cstheme="minorHAnsi"/>
          <w:sz w:val="22"/>
          <w:szCs w:val="22"/>
        </w:rPr>
        <w:t>absolute</w:t>
      </w:r>
      <w:r w:rsidR="003628DB" w:rsidRPr="00A9426F">
        <w:rPr>
          <w:rFonts w:asciiTheme="minorHAnsi" w:hAnsiTheme="minorHAnsi" w:cstheme="minorHAnsi"/>
          <w:sz w:val="22"/>
          <w:szCs w:val="22"/>
        </w:rPr>
        <w:t xml:space="preserve"> smaller score </w:t>
      </w:r>
      <w:r w:rsidR="003628DB" w:rsidRPr="00A9426F">
        <w:rPr>
          <w:rFonts w:asciiTheme="minorHAnsi" w:hAnsiTheme="minorHAnsi" w:cstheme="minorHAnsi"/>
          <w:sz w:val="22"/>
          <w:szCs w:val="22"/>
        </w:rPr>
        <w:lastRenderedPageBreak/>
        <w:t xml:space="preserve">value </w:t>
      </w:r>
      <w:r w:rsidR="00C01023" w:rsidRPr="00A9426F">
        <w:rPr>
          <w:rFonts w:asciiTheme="minorHAnsi" w:hAnsiTheme="minorHAnsi" w:cstheme="minorHAnsi"/>
          <w:sz w:val="22"/>
          <w:szCs w:val="22"/>
        </w:rPr>
        <w:t>(</w:t>
      </w:r>
      <m:oMath>
        <m:sSub>
          <m:sSubPr>
            <m:ctrlPr>
              <w:rPr>
                <w:rFonts w:ascii="Cambria Math" w:hAnsi="Cambria Math" w:cstheme="minorHAnsi"/>
                <w:i/>
                <w:sz w:val="22"/>
                <w:szCs w:val="22"/>
              </w:rPr>
            </m:ctrlPr>
          </m:sSubPr>
          <m:e>
            <m:r>
              <w:rPr>
                <w:rFonts w:ascii="Cambria Math" w:hAnsi="Cambria Math" w:cstheme="minorHAnsi"/>
                <w:sz w:val="22"/>
                <w:szCs w:val="22"/>
              </w:rPr>
              <m:t>z</m:t>
            </m:r>
          </m:e>
          <m:sub>
            <m:r>
              <w:rPr>
                <w:rFonts w:ascii="Cambria Math" w:hAnsi="Cambria Math" w:cstheme="minorHAnsi"/>
                <w:sz w:val="22"/>
                <w:szCs w:val="22"/>
              </w:rPr>
              <m:t>d,1</m:t>
            </m:r>
          </m:sub>
        </m:sSub>
        <m:r>
          <w:rPr>
            <w:rFonts w:ascii="Cambria Math" w:hAnsi="Cambria Math" w:cstheme="minorHAnsi"/>
            <w:sz w:val="22"/>
            <w:szCs w:val="22"/>
          </w:rPr>
          <m:t>=8.82</m:t>
        </m:r>
      </m:oMath>
      <w:r w:rsidR="00C01023" w:rsidRPr="00A9426F">
        <w:rPr>
          <w:rFonts w:asciiTheme="minorHAnsi" w:hAnsiTheme="minorHAnsi" w:cstheme="minorHAnsi"/>
          <w:sz w:val="22"/>
          <w:szCs w:val="22"/>
        </w:rPr>
        <w:t xml:space="preserve">) </w:t>
      </w:r>
      <w:r w:rsidR="003628DB" w:rsidRPr="00A9426F">
        <w:rPr>
          <w:rFonts w:asciiTheme="minorHAnsi" w:hAnsiTheme="minorHAnsi" w:cstheme="minorHAnsi"/>
          <w:sz w:val="22"/>
          <w:szCs w:val="22"/>
        </w:rPr>
        <w:t>tha</w:t>
      </w:r>
      <w:r w:rsidR="006410C3" w:rsidRPr="00A9426F">
        <w:rPr>
          <w:rFonts w:asciiTheme="minorHAnsi" w:hAnsiTheme="minorHAnsi" w:cstheme="minorHAnsi"/>
          <w:sz w:val="22"/>
          <w:szCs w:val="22"/>
        </w:rPr>
        <w:t>n</w:t>
      </w:r>
      <w:r w:rsidR="003628DB" w:rsidRPr="00A9426F">
        <w:rPr>
          <w:rFonts w:asciiTheme="minorHAnsi" w:hAnsiTheme="minorHAnsi" w:cstheme="minorHAnsi"/>
          <w:sz w:val="22"/>
          <w:szCs w:val="22"/>
        </w:rPr>
        <w:t xml:space="preserve"> PC2 and PC3 </w:t>
      </w:r>
      <w:r w:rsidR="006410C3" w:rsidRPr="00A9426F">
        <w:rPr>
          <w:rFonts w:asciiTheme="minorHAnsi" w:hAnsiTheme="minorHAnsi" w:cstheme="minorHAnsi"/>
          <w:sz w:val="22"/>
          <w:szCs w:val="22"/>
        </w:rPr>
        <w:t>(</w:t>
      </w:r>
      <w:r w:rsidR="008D19A1" w:rsidRPr="00A9426F">
        <w:rPr>
          <w:rFonts w:asciiTheme="minorHAnsi" w:hAnsiTheme="minorHAnsi" w:cstheme="minorHAnsi"/>
          <w:sz w:val="22"/>
          <w:szCs w:val="22"/>
        </w:rPr>
        <w:fldChar w:fldCharType="begin"/>
      </w:r>
      <w:r w:rsidR="008D19A1" w:rsidRPr="00A9426F">
        <w:rPr>
          <w:rFonts w:asciiTheme="minorHAnsi" w:hAnsiTheme="minorHAnsi" w:cstheme="minorHAnsi"/>
          <w:sz w:val="22"/>
          <w:szCs w:val="22"/>
        </w:rPr>
        <w:instrText xml:space="preserve"> REF _Ref218758041 \h </w:instrText>
      </w:r>
      <w:r w:rsidR="0019221C" w:rsidRPr="00A9426F">
        <w:rPr>
          <w:rFonts w:asciiTheme="minorHAnsi" w:hAnsiTheme="minorHAnsi" w:cstheme="minorHAnsi"/>
          <w:sz w:val="22"/>
          <w:szCs w:val="22"/>
        </w:rPr>
        <w:instrText xml:space="preserve"> \* MERGEFORMAT </w:instrText>
      </w:r>
      <w:r w:rsidR="008D19A1" w:rsidRPr="00A9426F">
        <w:rPr>
          <w:rFonts w:asciiTheme="minorHAnsi" w:hAnsiTheme="minorHAnsi" w:cstheme="minorHAnsi"/>
          <w:sz w:val="22"/>
          <w:szCs w:val="22"/>
        </w:rPr>
      </w:r>
      <w:r w:rsidR="008D19A1" w:rsidRPr="00A9426F">
        <w:rPr>
          <w:rFonts w:asciiTheme="minorHAnsi" w:hAnsiTheme="minorHAnsi" w:cstheme="minorHAnsi"/>
          <w:sz w:val="22"/>
          <w:szCs w:val="22"/>
        </w:rPr>
        <w:fldChar w:fldCharType="separate"/>
      </w:r>
      <w:r w:rsidR="008D19A1" w:rsidRPr="00A9426F">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11</w:t>
      </w:r>
      <w:r w:rsidR="008D19A1" w:rsidRPr="00A9426F">
        <w:rPr>
          <w:rFonts w:asciiTheme="minorHAnsi" w:hAnsiTheme="minorHAnsi" w:cstheme="minorHAnsi"/>
          <w:sz w:val="22"/>
          <w:szCs w:val="22"/>
        </w:rPr>
        <w:fldChar w:fldCharType="end"/>
      </w:r>
      <w:r w:rsidR="006410C3" w:rsidRPr="00A9426F">
        <w:rPr>
          <w:rFonts w:asciiTheme="minorHAnsi" w:hAnsiTheme="minorHAnsi" w:cstheme="minorHAnsi"/>
          <w:sz w:val="22"/>
          <w:szCs w:val="22"/>
        </w:rPr>
        <w:t xml:space="preserve">). </w:t>
      </w:r>
      <w:r w:rsidR="003628DB" w:rsidRPr="00A9426F">
        <w:rPr>
          <w:rFonts w:asciiTheme="minorHAnsi" w:hAnsiTheme="minorHAnsi" w:cstheme="minorHAnsi"/>
          <w:sz w:val="22"/>
          <w:szCs w:val="22"/>
        </w:rPr>
        <w:t xml:space="preserve">PC5 </w:t>
      </w:r>
      <w:r w:rsidR="000862EC" w:rsidRPr="00A9426F">
        <w:rPr>
          <w:rFonts w:asciiTheme="minorHAnsi" w:hAnsiTheme="minorHAnsi" w:cstheme="minorHAnsi"/>
          <w:sz w:val="22"/>
          <w:szCs w:val="22"/>
        </w:rPr>
        <w:t>(</w:t>
      </w:r>
      <m:oMath>
        <m:sSub>
          <m:sSubPr>
            <m:ctrlPr>
              <w:rPr>
                <w:rFonts w:ascii="Cambria Math" w:hAnsi="Cambria Math" w:cstheme="minorHAnsi"/>
                <w:i/>
                <w:sz w:val="22"/>
                <w:szCs w:val="22"/>
              </w:rPr>
            </m:ctrlPr>
          </m:sSubPr>
          <m:e>
            <m:r>
              <w:rPr>
                <w:rFonts w:ascii="Cambria Math" w:hAnsi="Cambria Math" w:cstheme="minorHAnsi"/>
                <w:sz w:val="22"/>
                <w:szCs w:val="22"/>
              </w:rPr>
              <m:t>z</m:t>
            </m:r>
          </m:e>
          <m:sub>
            <m:r>
              <w:rPr>
                <w:rFonts w:ascii="Cambria Math" w:hAnsi="Cambria Math" w:cstheme="minorHAnsi"/>
                <w:sz w:val="22"/>
                <w:szCs w:val="22"/>
              </w:rPr>
              <m:t>d,5</m:t>
            </m:r>
          </m:sub>
        </m:sSub>
        <m:r>
          <w:rPr>
            <w:rFonts w:ascii="Cambria Math" w:hAnsi="Cambria Math" w:cstheme="minorHAnsi"/>
            <w:sz w:val="22"/>
            <w:szCs w:val="22"/>
          </w:rPr>
          <m:t>=-8.27</m:t>
        </m:r>
      </m:oMath>
      <w:r w:rsidR="000862EC" w:rsidRPr="00A9426F">
        <w:rPr>
          <w:rFonts w:asciiTheme="minorHAnsi" w:hAnsiTheme="minorHAnsi" w:cstheme="minorHAnsi"/>
          <w:sz w:val="22"/>
          <w:szCs w:val="22"/>
        </w:rPr>
        <w:t xml:space="preserve">) </w:t>
      </w:r>
      <w:r w:rsidR="003628DB" w:rsidRPr="00A9426F">
        <w:rPr>
          <w:rFonts w:asciiTheme="minorHAnsi" w:hAnsiTheme="minorHAnsi" w:cstheme="minorHAnsi"/>
          <w:sz w:val="22"/>
          <w:szCs w:val="22"/>
        </w:rPr>
        <w:t xml:space="preserve">and PC12 </w:t>
      </w:r>
      <w:r w:rsidR="000862EC" w:rsidRPr="00A9426F">
        <w:rPr>
          <w:rFonts w:asciiTheme="minorHAnsi" w:hAnsiTheme="minorHAnsi" w:cstheme="minorHAnsi"/>
          <w:sz w:val="22"/>
          <w:szCs w:val="22"/>
        </w:rPr>
        <w:t>(</w:t>
      </w:r>
      <m:oMath>
        <m:sSub>
          <m:sSubPr>
            <m:ctrlPr>
              <w:rPr>
                <w:rFonts w:ascii="Cambria Math" w:hAnsi="Cambria Math" w:cstheme="minorHAnsi"/>
                <w:i/>
                <w:sz w:val="22"/>
                <w:szCs w:val="22"/>
              </w:rPr>
            </m:ctrlPr>
          </m:sSubPr>
          <m:e>
            <m:r>
              <w:rPr>
                <w:rFonts w:ascii="Cambria Math" w:hAnsi="Cambria Math" w:cstheme="minorHAnsi"/>
                <w:sz w:val="22"/>
                <w:szCs w:val="22"/>
              </w:rPr>
              <m:t>z</m:t>
            </m:r>
          </m:e>
          <m:sub>
            <m:r>
              <w:rPr>
                <w:rFonts w:ascii="Cambria Math" w:hAnsi="Cambria Math" w:cstheme="minorHAnsi"/>
                <w:sz w:val="22"/>
                <w:szCs w:val="22"/>
              </w:rPr>
              <m:t>d,12</m:t>
            </m:r>
          </m:sub>
        </m:sSub>
        <m:r>
          <w:rPr>
            <w:rFonts w:ascii="Cambria Math" w:hAnsi="Cambria Math" w:cstheme="minorHAnsi"/>
            <w:sz w:val="22"/>
            <w:szCs w:val="22"/>
          </w:rPr>
          <m:t>=-7.00</m:t>
        </m:r>
      </m:oMath>
      <w:r w:rsidR="000862EC" w:rsidRPr="00A9426F">
        <w:rPr>
          <w:rFonts w:asciiTheme="minorHAnsi" w:hAnsiTheme="minorHAnsi" w:cstheme="minorHAnsi"/>
          <w:sz w:val="22"/>
          <w:szCs w:val="22"/>
        </w:rPr>
        <w:t xml:space="preserve">) </w:t>
      </w:r>
      <w:r w:rsidR="003628DB" w:rsidRPr="00A9426F">
        <w:rPr>
          <w:rFonts w:asciiTheme="minorHAnsi" w:hAnsiTheme="minorHAnsi" w:cstheme="minorHAnsi"/>
          <w:sz w:val="22"/>
          <w:szCs w:val="22"/>
        </w:rPr>
        <w:t xml:space="preserve">correspond to patterns that are </w:t>
      </w:r>
      <w:r w:rsidR="009D7CFD" w:rsidRPr="00A9426F">
        <w:rPr>
          <w:rFonts w:asciiTheme="minorHAnsi" w:hAnsiTheme="minorHAnsi" w:cstheme="minorHAnsi"/>
          <w:sz w:val="22"/>
          <w:szCs w:val="22"/>
        </w:rPr>
        <w:t xml:space="preserve">also </w:t>
      </w:r>
      <w:r w:rsidR="00C57EE9" w:rsidRPr="00A9426F">
        <w:rPr>
          <w:rFonts w:asciiTheme="minorHAnsi" w:hAnsiTheme="minorHAnsi" w:cstheme="minorHAnsi"/>
          <w:sz w:val="22"/>
          <w:szCs w:val="22"/>
        </w:rPr>
        <w:t>strongly</w:t>
      </w:r>
      <w:r w:rsidR="003628DB" w:rsidRPr="00A9426F">
        <w:rPr>
          <w:rFonts w:asciiTheme="minorHAnsi" w:hAnsiTheme="minorHAnsi" w:cstheme="minorHAnsi"/>
          <w:sz w:val="22"/>
          <w:szCs w:val="22"/>
        </w:rPr>
        <w:t xml:space="preserve"> express</w:t>
      </w:r>
      <w:r w:rsidR="00C57EE9" w:rsidRPr="00A9426F">
        <w:rPr>
          <w:rFonts w:asciiTheme="minorHAnsi" w:hAnsiTheme="minorHAnsi" w:cstheme="minorHAnsi"/>
          <w:sz w:val="22"/>
          <w:szCs w:val="22"/>
        </w:rPr>
        <w:t>ed</w:t>
      </w:r>
      <w:r w:rsidR="003628DB" w:rsidRPr="00A9426F">
        <w:rPr>
          <w:rFonts w:asciiTheme="minorHAnsi" w:hAnsiTheme="minorHAnsi" w:cstheme="minorHAnsi"/>
          <w:sz w:val="22"/>
          <w:szCs w:val="22"/>
        </w:rPr>
        <w:t xml:space="preserve"> by the deposit</w:t>
      </w:r>
      <w:r w:rsidR="003E6A91">
        <w:rPr>
          <w:rFonts w:asciiTheme="minorHAnsi" w:hAnsiTheme="minorHAnsi" w:cstheme="minorHAnsi"/>
          <w:sz w:val="22"/>
          <w:szCs w:val="22"/>
        </w:rPr>
        <w:t xml:space="preserve"> </w:t>
      </w:r>
      <w:r w:rsidR="0032154A">
        <w:rPr>
          <w:rFonts w:asciiTheme="minorHAnsi" w:hAnsiTheme="minorHAnsi" w:cstheme="minorHAnsi"/>
          <w:sz w:val="22"/>
          <w:szCs w:val="22"/>
        </w:rPr>
        <w:t>geometry.</w:t>
      </w:r>
      <w:r w:rsidR="003628DB" w:rsidRPr="00A9426F">
        <w:rPr>
          <w:rFonts w:asciiTheme="minorHAnsi" w:hAnsiTheme="minorHAnsi" w:cstheme="minorHAnsi"/>
          <w:sz w:val="22"/>
          <w:szCs w:val="22"/>
        </w:rPr>
        <w:t xml:space="preserve"> On the other hand, PC 7</w:t>
      </w:r>
      <w:r w:rsidR="000862EC" w:rsidRPr="00A9426F">
        <w:rPr>
          <w:rFonts w:asciiTheme="minorHAnsi" w:hAnsiTheme="minorHAnsi" w:cstheme="minorHAnsi"/>
          <w:sz w:val="22"/>
          <w:szCs w:val="22"/>
        </w:rPr>
        <w:t xml:space="preserve"> </w:t>
      </w:r>
      <w:r w:rsidR="003628DB" w:rsidRPr="00A9426F">
        <w:rPr>
          <w:rFonts w:asciiTheme="minorHAnsi" w:hAnsiTheme="minorHAnsi" w:cstheme="minorHAnsi"/>
          <w:sz w:val="22"/>
          <w:szCs w:val="22"/>
        </w:rPr>
        <w:t>and 10 are expressed w</w:t>
      </w:r>
      <w:r w:rsidR="00E23463" w:rsidRPr="00A9426F">
        <w:rPr>
          <w:rFonts w:asciiTheme="minorHAnsi" w:hAnsiTheme="minorHAnsi" w:cstheme="minorHAnsi"/>
          <w:sz w:val="22"/>
          <w:szCs w:val="22"/>
        </w:rPr>
        <w:t>eakly</w:t>
      </w:r>
      <w:r w:rsidR="003628DB" w:rsidRPr="00A9426F">
        <w:rPr>
          <w:rFonts w:asciiTheme="minorHAnsi" w:hAnsiTheme="minorHAnsi" w:cstheme="minorHAnsi"/>
          <w:sz w:val="22"/>
          <w:szCs w:val="22"/>
        </w:rPr>
        <w:t xml:space="preserve"> in the deposit. </w:t>
      </w:r>
      <w:r w:rsidR="00514F32" w:rsidRPr="00A9426F">
        <w:rPr>
          <w:rFonts w:asciiTheme="minorHAnsi" w:hAnsiTheme="minorHAnsi" w:cstheme="minorHAnsi"/>
          <w:sz w:val="22"/>
          <w:szCs w:val="22"/>
        </w:rPr>
        <w:t xml:space="preserve"> </w:t>
      </w:r>
      <w:bookmarkStart w:id="69" w:name="_Ref218757334"/>
    </w:p>
    <w:bookmarkEnd w:id="69"/>
    <w:p w14:paraId="1E130B8B" w14:textId="77777777" w:rsidR="00175379" w:rsidRDefault="00E410D1" w:rsidP="00175379">
      <w:pPr>
        <w:spacing w:before="240" w:line="276" w:lineRule="auto"/>
        <w:jc w:val="both"/>
        <w:rPr>
          <w:rFonts w:asciiTheme="minorHAnsi" w:hAnsiTheme="minorHAnsi" w:cstheme="minorHAnsi"/>
          <w:sz w:val="22"/>
          <w:szCs w:val="22"/>
        </w:rPr>
      </w:pPr>
      <w:r w:rsidRPr="00A9426F">
        <w:rPr>
          <w:rFonts w:asciiTheme="minorHAnsi" w:hAnsiTheme="minorHAnsi" w:cstheme="minorHAnsi"/>
          <w:sz w:val="22"/>
          <w:szCs w:val="22"/>
        </w:rPr>
        <w:t>S</w:t>
      </w:r>
      <w:r w:rsidR="00D84FAC" w:rsidRPr="00A9426F">
        <w:rPr>
          <w:rFonts w:asciiTheme="minorHAnsi" w:hAnsiTheme="minorHAnsi" w:cstheme="minorHAnsi"/>
          <w:sz w:val="22"/>
          <w:szCs w:val="22"/>
        </w:rPr>
        <w:t xml:space="preserve">ince not all </w:t>
      </w:r>
      <w:r w:rsidR="002C1B74">
        <w:rPr>
          <w:rFonts w:asciiTheme="minorHAnsi" w:hAnsiTheme="minorHAnsi" w:cstheme="minorHAnsi"/>
          <w:sz w:val="22"/>
          <w:szCs w:val="22"/>
        </w:rPr>
        <w:t>spatial components</w:t>
      </w:r>
      <w:r w:rsidR="00D84FAC" w:rsidRPr="00A9426F">
        <w:rPr>
          <w:rFonts w:asciiTheme="minorHAnsi" w:hAnsiTheme="minorHAnsi" w:cstheme="minorHAnsi"/>
          <w:sz w:val="22"/>
          <w:szCs w:val="22"/>
        </w:rPr>
        <w:t xml:space="preserve"> are equally relevant to the deposit</w:t>
      </w:r>
      <w:r w:rsidR="000056F3">
        <w:rPr>
          <w:rFonts w:asciiTheme="minorHAnsi" w:hAnsiTheme="minorHAnsi" w:cstheme="minorHAnsi"/>
          <w:sz w:val="22"/>
          <w:szCs w:val="22"/>
        </w:rPr>
        <w:t xml:space="preserve"> </w:t>
      </w:r>
      <w:r w:rsidR="004327A2">
        <w:rPr>
          <w:rFonts w:asciiTheme="minorHAnsi" w:hAnsiTheme="minorHAnsi" w:cstheme="minorHAnsi"/>
          <w:sz w:val="22"/>
          <w:szCs w:val="22"/>
        </w:rPr>
        <w:t xml:space="preserve">geometry </w:t>
      </w:r>
      <w:r w:rsidR="00D84FAC" w:rsidRPr="00A9426F">
        <w:rPr>
          <w:rFonts w:asciiTheme="minorHAnsi" w:hAnsiTheme="minorHAnsi" w:cstheme="minorHAnsi"/>
          <w:sz w:val="22"/>
          <w:szCs w:val="22"/>
        </w:rPr>
        <w:t xml:space="preserve">, we derive </w:t>
      </w:r>
      <w:r w:rsidRPr="00A9426F">
        <w:rPr>
          <w:rFonts w:asciiTheme="minorHAnsi" w:hAnsiTheme="minorHAnsi" w:cstheme="minorHAnsi"/>
          <w:sz w:val="22"/>
          <w:szCs w:val="22"/>
        </w:rPr>
        <w:t xml:space="preserve">normalized </w:t>
      </w:r>
      <w:r w:rsidR="00D84FAC" w:rsidRPr="00A9426F">
        <w:rPr>
          <w:rStyle w:val="Strong"/>
          <w:rFonts w:asciiTheme="minorHAnsi" w:hAnsiTheme="minorHAnsi" w:cstheme="minorHAnsi"/>
          <w:b w:val="0"/>
          <w:bCs w:val="0"/>
          <w:sz w:val="22"/>
          <w:szCs w:val="22"/>
        </w:rPr>
        <w:t>deposit-specific weights</w:t>
      </w:r>
      <w:r w:rsidR="00D84FAC" w:rsidRPr="00A9426F">
        <w:rPr>
          <w:rFonts w:asciiTheme="minorHAnsi" w:hAnsiTheme="minorHAnsi" w:cstheme="minorHAnsi"/>
          <w:sz w:val="22"/>
          <w:szCs w:val="22"/>
        </w:rPr>
        <w:t xml:space="preserve"> directly from </w:t>
      </w:r>
      <w:r w:rsidR="00AC385B" w:rsidRPr="00A9426F">
        <w:rPr>
          <w:rFonts w:asciiTheme="minorHAnsi" w:hAnsiTheme="minorHAnsi" w:cstheme="minorHAnsi"/>
          <w:sz w:val="22"/>
          <w:szCs w:val="22"/>
        </w:rPr>
        <w:t>the kept</w:t>
      </w:r>
      <w:r w:rsidR="00D84FAC" w:rsidRPr="00A9426F">
        <w:rPr>
          <w:rFonts w:asciiTheme="minorHAnsi" w:hAnsiTheme="minorHAnsi" w:cstheme="minorHAnsi"/>
          <w:sz w:val="22"/>
          <w:szCs w:val="22"/>
        </w:rPr>
        <w:t xml:space="preserve"> PCA scores </w:t>
      </w:r>
      <m:oMath>
        <m:sSub>
          <m:sSubPr>
            <m:ctrlPr>
              <w:rPr>
                <w:rFonts w:ascii="Cambria Math" w:hAnsi="Cambria Math" w:cstheme="minorHAnsi"/>
                <w:sz w:val="22"/>
                <w:szCs w:val="22"/>
              </w:rPr>
            </m:ctrlPr>
          </m:sSubPr>
          <m:e>
            <m:r>
              <w:rPr>
                <w:rFonts w:ascii="Cambria Math" w:hAnsi="Cambria Math" w:cstheme="minorHAnsi"/>
                <w:sz w:val="22"/>
                <w:szCs w:val="22"/>
              </w:rPr>
              <m:t>z</m:t>
            </m:r>
          </m:e>
          <m:sub>
            <m:r>
              <w:rPr>
                <w:rFonts w:ascii="Cambria Math" w:hAnsi="Cambria Math" w:cstheme="minorHAnsi"/>
                <w:sz w:val="22"/>
                <w:szCs w:val="22"/>
              </w:rPr>
              <m:t>d</m:t>
            </m:r>
          </m:sub>
        </m:sSub>
      </m:oMath>
      <w:r w:rsidR="00D84FAC" w:rsidRPr="00A9426F">
        <w:rPr>
          <w:rFonts w:asciiTheme="minorHAnsi" w:hAnsiTheme="minorHAnsi" w:cstheme="minorHAnsi"/>
          <w:sz w:val="22"/>
          <w:szCs w:val="22"/>
        </w:rPr>
        <w:t xml:space="preserve"> (</w:t>
      </w:r>
      <w:r w:rsidR="00F35957" w:rsidRPr="00A9426F">
        <w:rPr>
          <w:rFonts w:asciiTheme="minorHAnsi" w:hAnsiTheme="minorHAnsi" w:cstheme="minorHAnsi"/>
          <w:sz w:val="22"/>
          <w:szCs w:val="22"/>
        </w:rPr>
        <w:fldChar w:fldCharType="begin"/>
      </w:r>
      <w:r w:rsidR="00F35957" w:rsidRPr="00A9426F">
        <w:rPr>
          <w:rFonts w:asciiTheme="minorHAnsi" w:hAnsiTheme="minorHAnsi" w:cstheme="minorHAnsi"/>
          <w:sz w:val="22"/>
          <w:szCs w:val="22"/>
        </w:rPr>
        <w:instrText xml:space="preserve"> REF _Ref218758041 \h </w:instrText>
      </w:r>
      <w:r w:rsidR="0019221C" w:rsidRPr="00A9426F">
        <w:rPr>
          <w:rFonts w:asciiTheme="minorHAnsi" w:hAnsiTheme="minorHAnsi" w:cstheme="minorHAnsi"/>
          <w:sz w:val="22"/>
          <w:szCs w:val="22"/>
        </w:rPr>
        <w:instrText xml:space="preserve"> \* MERGEFORMAT </w:instrText>
      </w:r>
      <w:r w:rsidR="00F35957" w:rsidRPr="00A9426F">
        <w:rPr>
          <w:rFonts w:asciiTheme="minorHAnsi" w:hAnsiTheme="minorHAnsi" w:cstheme="minorHAnsi"/>
          <w:sz w:val="22"/>
          <w:szCs w:val="22"/>
        </w:rPr>
      </w:r>
      <w:r w:rsidR="00F35957" w:rsidRPr="00A9426F">
        <w:rPr>
          <w:rFonts w:asciiTheme="minorHAnsi" w:hAnsiTheme="minorHAnsi" w:cstheme="minorHAnsi"/>
          <w:sz w:val="22"/>
          <w:szCs w:val="22"/>
        </w:rPr>
        <w:fldChar w:fldCharType="separate"/>
      </w:r>
      <w:r w:rsidR="00175379" w:rsidRPr="00175379">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11</w:t>
      </w:r>
      <w:ins w:id="70" w:author="Microsoft Word" w:date="2026-06-24T16:24:00Z" w16du:dateUtc="2026-06-24T21:24:00Z">
        <w:r w:rsidR="00F35957" w:rsidRPr="00A9426F">
          <w:rPr>
            <w:rFonts w:asciiTheme="minorHAnsi" w:hAnsiTheme="minorHAnsi" w:cstheme="minorHAnsi"/>
            <w:sz w:val="22"/>
            <w:szCs w:val="22"/>
          </w:rPr>
          <w:t xml:space="preserve">Figure </w:t>
        </w:r>
        <w:r w:rsidR="00CF0902" w:rsidRPr="00A9426F">
          <w:rPr>
            <w:rFonts w:asciiTheme="minorHAnsi" w:hAnsiTheme="minorHAnsi" w:cstheme="minorHAnsi"/>
            <w:noProof/>
            <w:sz w:val="22"/>
            <w:szCs w:val="22"/>
          </w:rPr>
          <w:t>10</w:t>
        </w:r>
      </w:ins>
      <w:r w:rsidR="00F35957" w:rsidRPr="00A9426F">
        <w:rPr>
          <w:rFonts w:asciiTheme="minorHAnsi" w:hAnsiTheme="minorHAnsi" w:cstheme="minorHAnsi"/>
          <w:sz w:val="22"/>
          <w:szCs w:val="22"/>
        </w:rPr>
        <w:fldChar w:fldCharType="end"/>
      </w:r>
      <w:r w:rsidR="00F35957" w:rsidRPr="00A9426F">
        <w:rPr>
          <w:rFonts w:asciiTheme="minorHAnsi" w:hAnsiTheme="minorHAnsi" w:cstheme="minorHAnsi"/>
          <w:sz w:val="22"/>
          <w:szCs w:val="22"/>
        </w:rPr>
        <w:t>)</w:t>
      </w:r>
      <w:r w:rsidR="00F87BC1">
        <w:rPr>
          <w:rFonts w:asciiTheme="minorHAnsi" w:hAnsiTheme="minorHAnsi" w:cstheme="minorHAnsi"/>
          <w:sz w:val="22"/>
          <w:szCs w:val="22"/>
        </w:rPr>
        <w:t>. We</w:t>
      </w:r>
      <w:r w:rsidR="00627F9F" w:rsidRPr="00A9426F">
        <w:rPr>
          <w:rFonts w:asciiTheme="minorHAnsi" w:hAnsiTheme="minorHAnsi" w:cstheme="minorHAnsi"/>
          <w:sz w:val="22"/>
          <w:szCs w:val="22"/>
        </w:rPr>
        <w:t xml:space="preserve"> use them to</w:t>
      </w:r>
      <w:r w:rsidRPr="00A9426F">
        <w:rPr>
          <w:rFonts w:asciiTheme="minorHAnsi" w:hAnsiTheme="minorHAnsi" w:cstheme="minorHAnsi"/>
          <w:sz w:val="22"/>
          <w:szCs w:val="22"/>
        </w:rPr>
        <w:t xml:space="preserve"> perform a weighted distance for the </w:t>
      </w:r>
      <w:r w:rsidR="00226EB3" w:rsidRPr="00A9426F">
        <w:rPr>
          <w:rFonts w:asciiTheme="minorHAnsi" w:hAnsiTheme="minorHAnsi" w:cstheme="minorHAnsi"/>
          <w:sz w:val="22"/>
          <w:szCs w:val="22"/>
        </w:rPr>
        <w:t>similarity</w:t>
      </w:r>
      <w:r w:rsidRPr="00A9426F">
        <w:rPr>
          <w:rFonts w:asciiTheme="minorHAnsi" w:hAnsiTheme="minorHAnsi" w:cstheme="minorHAnsi"/>
          <w:sz w:val="22"/>
          <w:szCs w:val="22"/>
        </w:rPr>
        <w:t xml:space="preserve"> analysis</w:t>
      </w:r>
      <w:r w:rsidR="00D84FAC" w:rsidRPr="00A9426F">
        <w:rPr>
          <w:rFonts w:asciiTheme="minorHAnsi" w:hAnsiTheme="minorHAnsi" w:cstheme="minorHAnsi"/>
          <w:sz w:val="22"/>
          <w:szCs w:val="22"/>
        </w:rPr>
        <w:t xml:space="preserve">. </w:t>
      </w:r>
      <w:r w:rsidR="004C3725" w:rsidRPr="00A9426F">
        <w:rPr>
          <w:rFonts w:asciiTheme="minorHAnsi" w:hAnsiTheme="minorHAnsi" w:cstheme="minorHAnsi"/>
          <w:sz w:val="22"/>
          <w:szCs w:val="22"/>
        </w:rPr>
        <w:fldChar w:fldCharType="begin"/>
      </w:r>
      <w:r w:rsidR="004C3725" w:rsidRPr="00A9426F">
        <w:rPr>
          <w:rFonts w:asciiTheme="minorHAnsi" w:hAnsiTheme="minorHAnsi" w:cstheme="minorHAnsi"/>
          <w:sz w:val="22"/>
          <w:szCs w:val="22"/>
        </w:rPr>
        <w:instrText xml:space="preserve"> REF _Ref218757334 \h </w:instrText>
      </w:r>
      <w:r w:rsidR="0019221C" w:rsidRPr="00A9426F">
        <w:rPr>
          <w:rFonts w:asciiTheme="minorHAnsi" w:hAnsiTheme="minorHAnsi" w:cstheme="minorHAnsi"/>
          <w:sz w:val="22"/>
          <w:szCs w:val="22"/>
        </w:rPr>
        <w:instrText xml:space="preserve"> \* MERGEFORMAT </w:instrText>
      </w:r>
      <w:r w:rsidR="004C3725" w:rsidRPr="00A9426F">
        <w:rPr>
          <w:rFonts w:asciiTheme="minorHAnsi" w:hAnsiTheme="minorHAnsi" w:cstheme="minorHAnsi"/>
          <w:sz w:val="22"/>
          <w:szCs w:val="22"/>
        </w:rPr>
      </w:r>
      <w:r w:rsidR="004C3725" w:rsidRPr="00A9426F">
        <w:rPr>
          <w:rFonts w:asciiTheme="minorHAnsi" w:hAnsiTheme="minorHAnsi" w:cstheme="minorHAnsi"/>
          <w:sz w:val="22"/>
          <w:szCs w:val="22"/>
        </w:rPr>
        <w:fldChar w:fldCharType="separate"/>
      </w:r>
    </w:p>
    <w:p w14:paraId="6ADEF15C" w14:textId="65E338F5" w:rsidR="00F21EBE" w:rsidRPr="00A9426F" w:rsidRDefault="004C3725" w:rsidP="00664C57">
      <w:pPr>
        <w:spacing w:before="240" w:line="276" w:lineRule="auto"/>
        <w:jc w:val="both"/>
        <w:rPr>
          <w:rFonts w:asciiTheme="minorHAnsi" w:hAnsiTheme="minorHAnsi" w:cstheme="minorHAnsi"/>
          <w:sz w:val="22"/>
          <w:szCs w:val="22"/>
        </w:rPr>
      </w:pPr>
      <w:r w:rsidRPr="00A9426F">
        <w:rPr>
          <w:rFonts w:asciiTheme="minorHAnsi" w:hAnsiTheme="minorHAnsi" w:cstheme="minorHAnsi"/>
          <w:sz w:val="22"/>
          <w:szCs w:val="22"/>
        </w:rPr>
        <w:fldChar w:fldCharType="end"/>
      </w:r>
      <w:r w:rsidR="00D02783">
        <w:rPr>
          <w:rFonts w:asciiTheme="minorHAnsi" w:hAnsiTheme="minorHAnsi" w:cstheme="minorHAnsi"/>
          <w:sz w:val="22"/>
          <w:szCs w:val="22"/>
        </w:rPr>
        <w:fldChar w:fldCharType="begin"/>
      </w:r>
      <w:r w:rsidR="00D02783">
        <w:rPr>
          <w:rFonts w:asciiTheme="minorHAnsi" w:hAnsiTheme="minorHAnsi" w:cstheme="minorHAnsi"/>
          <w:sz w:val="22"/>
          <w:szCs w:val="22"/>
        </w:rPr>
        <w:instrText xml:space="preserve"> REF _Ref229156829 \h  \* MERGEFORMAT </w:instrText>
      </w:r>
      <w:r w:rsidR="00D02783">
        <w:rPr>
          <w:rFonts w:asciiTheme="minorHAnsi" w:hAnsiTheme="minorHAnsi" w:cstheme="minorHAnsi"/>
          <w:sz w:val="22"/>
          <w:szCs w:val="22"/>
        </w:rPr>
      </w:r>
      <w:r w:rsidR="00D02783">
        <w:rPr>
          <w:rFonts w:asciiTheme="minorHAnsi" w:hAnsiTheme="minorHAnsi" w:cstheme="minorHAnsi"/>
          <w:sz w:val="22"/>
          <w:szCs w:val="22"/>
        </w:rPr>
        <w:fldChar w:fldCharType="separate"/>
      </w:r>
      <w:r w:rsidR="00175379" w:rsidRPr="00175379">
        <w:rPr>
          <w:rFonts w:asciiTheme="minorHAnsi" w:hAnsiTheme="minorHAnsi" w:cstheme="minorHAnsi"/>
          <w:sz w:val="22"/>
          <w:szCs w:val="22"/>
        </w:rPr>
        <w:t>Figure 12</w:t>
      </w:r>
      <w:r w:rsidR="00D02783">
        <w:rPr>
          <w:rFonts w:asciiTheme="minorHAnsi" w:hAnsiTheme="minorHAnsi" w:cstheme="minorHAnsi"/>
          <w:sz w:val="22"/>
          <w:szCs w:val="22"/>
        </w:rPr>
        <w:fldChar w:fldCharType="end"/>
      </w:r>
      <w:r w:rsidRPr="00A9426F">
        <w:rPr>
          <w:rFonts w:asciiTheme="minorHAnsi" w:hAnsiTheme="minorHAnsi" w:cstheme="minorHAnsi"/>
          <w:sz w:val="22"/>
          <w:szCs w:val="22"/>
        </w:rPr>
        <w:t xml:space="preserve"> illustrates the spatial PCA loading maps corresponding to the highest-weighted components. PC2 and PC3</w:t>
      </w:r>
      <w:ins w:id="71" w:author="Microsoft Word" w:date="2026-06-24T16:24:00Z" w16du:dateUtc="2026-06-24T21:24:00Z">
        <w:r w:rsidR="009362FA">
          <w:rPr>
            <w:rFonts w:asciiTheme="minorHAnsi" w:hAnsiTheme="minorHAnsi" w:cstheme="minorHAnsi"/>
            <w:sz w:val="22"/>
            <w:szCs w:val="22"/>
          </w:rPr>
          <w:t>. T</w:t>
        </w:r>
        <w:r w:rsidRPr="00A9426F">
          <w:rPr>
            <w:rFonts w:asciiTheme="minorHAnsi" w:hAnsiTheme="minorHAnsi" w:cstheme="minorHAnsi"/>
            <w:sz w:val="22"/>
            <w:szCs w:val="22"/>
          </w:rPr>
          <w:t>ogether</w:t>
        </w:r>
        <w:r w:rsidR="00763533">
          <w:rPr>
            <w:rFonts w:asciiTheme="minorHAnsi" w:hAnsiTheme="minorHAnsi" w:cstheme="minorHAnsi"/>
            <w:sz w:val="22"/>
            <w:szCs w:val="22"/>
          </w:rPr>
          <w:t>,</w:t>
        </w:r>
        <w:r w:rsidR="009362FA">
          <w:rPr>
            <w:rFonts w:asciiTheme="minorHAnsi" w:hAnsiTheme="minorHAnsi" w:cstheme="minorHAnsi"/>
            <w:sz w:val="22"/>
            <w:szCs w:val="22"/>
          </w:rPr>
          <w:t xml:space="preserve"> they</w:t>
        </w:r>
      </w:ins>
      <w:r w:rsidRPr="00A9426F">
        <w:rPr>
          <w:rFonts w:asciiTheme="minorHAnsi" w:hAnsiTheme="minorHAnsi" w:cstheme="minorHAnsi"/>
          <w:sz w:val="22"/>
          <w:szCs w:val="22"/>
        </w:rPr>
        <w:t xml:space="preserve"> account for the largest deposit weights (≈2</w:t>
      </w:r>
      <w:r w:rsidR="00514F32" w:rsidRPr="00A9426F">
        <w:rPr>
          <w:rFonts w:asciiTheme="minorHAnsi" w:hAnsiTheme="minorHAnsi" w:cstheme="minorHAnsi"/>
          <w:sz w:val="22"/>
          <w:szCs w:val="22"/>
        </w:rPr>
        <w:t>4</w:t>
      </w:r>
      <w:r w:rsidRPr="00A9426F">
        <w:rPr>
          <w:rFonts w:asciiTheme="minorHAnsi" w:hAnsiTheme="minorHAnsi" w:cstheme="minorHAnsi"/>
          <w:sz w:val="22"/>
          <w:szCs w:val="22"/>
        </w:rPr>
        <w:t>% each)</w:t>
      </w:r>
      <w:r w:rsidR="00763533">
        <w:rPr>
          <w:rFonts w:asciiTheme="minorHAnsi" w:hAnsiTheme="minorHAnsi" w:cstheme="minorHAnsi"/>
          <w:sz w:val="22"/>
          <w:szCs w:val="22"/>
        </w:rPr>
        <w:t xml:space="preserve"> and</w:t>
      </w:r>
      <w:r w:rsidRPr="00A9426F">
        <w:rPr>
          <w:rFonts w:asciiTheme="minorHAnsi" w:hAnsiTheme="minorHAnsi" w:cstheme="minorHAnsi"/>
          <w:sz w:val="22"/>
          <w:szCs w:val="22"/>
        </w:rPr>
        <w:t xml:space="preserve"> exhibit strong spatial gradients across the window</w:t>
      </w:r>
      <w:r w:rsidR="00763533">
        <w:rPr>
          <w:rFonts w:asciiTheme="minorHAnsi" w:hAnsiTheme="minorHAnsi" w:cstheme="minorHAnsi"/>
          <w:sz w:val="22"/>
          <w:szCs w:val="22"/>
        </w:rPr>
        <w:t xml:space="preserve">. </w:t>
      </w:r>
      <w:r w:rsidRPr="00A9426F">
        <w:rPr>
          <w:rFonts w:asciiTheme="minorHAnsi" w:hAnsiTheme="minorHAnsi" w:cstheme="minorHAnsi"/>
          <w:sz w:val="22"/>
          <w:szCs w:val="22"/>
        </w:rPr>
        <w:t>PC2 express</w:t>
      </w:r>
      <w:r w:rsidR="00763533">
        <w:rPr>
          <w:rFonts w:asciiTheme="minorHAnsi" w:hAnsiTheme="minorHAnsi" w:cstheme="minorHAnsi"/>
          <w:sz w:val="22"/>
          <w:szCs w:val="22"/>
        </w:rPr>
        <w:t>es</w:t>
      </w:r>
      <w:r w:rsidRPr="00A9426F">
        <w:rPr>
          <w:rFonts w:asciiTheme="minorHAnsi" w:hAnsiTheme="minorHAnsi" w:cstheme="minorHAnsi"/>
          <w:sz w:val="22"/>
          <w:szCs w:val="22"/>
        </w:rPr>
        <w:t xml:space="preserve"> a pronounced north–south–oriented contrast </w:t>
      </w:r>
      <w:r w:rsidR="00514F32" w:rsidRPr="00A9426F">
        <w:rPr>
          <w:rFonts w:asciiTheme="minorHAnsi" w:hAnsiTheme="minorHAnsi" w:cstheme="minorHAnsi"/>
          <w:sz w:val="22"/>
          <w:szCs w:val="22"/>
        </w:rPr>
        <w:t>(</w:t>
      </w:r>
      <w:r w:rsidR="00514F32" w:rsidRPr="00A9426F">
        <w:rPr>
          <w:rFonts w:asciiTheme="minorHAnsi" w:hAnsiTheme="minorHAnsi" w:cstheme="minorHAnsi"/>
          <w:sz w:val="22"/>
          <w:szCs w:val="22"/>
        </w:rPr>
        <w:fldChar w:fldCharType="begin"/>
      </w:r>
      <w:r w:rsidR="00514F32" w:rsidRPr="00A9426F">
        <w:rPr>
          <w:rFonts w:asciiTheme="minorHAnsi" w:hAnsiTheme="minorHAnsi" w:cstheme="minorHAnsi"/>
          <w:sz w:val="22"/>
          <w:szCs w:val="22"/>
        </w:rPr>
        <w:instrText xml:space="preserve"> REF _Ref226398554 \h </w:instrText>
      </w:r>
      <w:r w:rsidR="0019221C" w:rsidRPr="00A9426F">
        <w:rPr>
          <w:rFonts w:asciiTheme="minorHAnsi" w:hAnsiTheme="minorHAnsi" w:cstheme="minorHAnsi"/>
          <w:sz w:val="22"/>
          <w:szCs w:val="22"/>
        </w:rPr>
        <w:instrText xml:space="preserve"> \* MERGEFORMAT </w:instrText>
      </w:r>
      <w:r w:rsidR="00514F32" w:rsidRPr="00A9426F">
        <w:rPr>
          <w:rFonts w:asciiTheme="minorHAnsi" w:hAnsiTheme="minorHAnsi" w:cstheme="minorHAnsi"/>
          <w:sz w:val="22"/>
          <w:szCs w:val="22"/>
        </w:rPr>
      </w:r>
      <w:r w:rsidR="00514F32" w:rsidRPr="00A9426F">
        <w:rPr>
          <w:rFonts w:asciiTheme="minorHAnsi" w:hAnsiTheme="minorHAnsi" w:cstheme="minorHAnsi"/>
          <w:sz w:val="22"/>
          <w:szCs w:val="22"/>
        </w:rPr>
        <w:fldChar w:fldCharType="separate"/>
      </w:r>
      <w:r w:rsidR="00514F32" w:rsidRPr="00A9426F">
        <w:rPr>
          <w:rFonts w:asciiTheme="minorHAnsi" w:hAnsiTheme="minorHAnsi" w:cstheme="minorHAnsi"/>
          <w:sz w:val="22"/>
          <w:szCs w:val="22"/>
        </w:rPr>
        <w:t xml:space="preserve">Figure </w:t>
      </w:r>
      <w:r w:rsidR="00514F32" w:rsidRPr="00A9426F">
        <w:rPr>
          <w:rFonts w:asciiTheme="minorHAnsi" w:hAnsiTheme="minorHAnsi" w:cstheme="minorHAnsi"/>
          <w:noProof/>
          <w:sz w:val="22"/>
          <w:szCs w:val="22"/>
        </w:rPr>
        <w:t>2</w:t>
      </w:r>
      <w:r w:rsidR="00514F32" w:rsidRPr="00A9426F">
        <w:rPr>
          <w:rFonts w:asciiTheme="minorHAnsi" w:hAnsiTheme="minorHAnsi" w:cstheme="minorHAnsi"/>
          <w:sz w:val="22"/>
          <w:szCs w:val="22"/>
        </w:rPr>
        <w:fldChar w:fldCharType="end"/>
      </w:r>
      <w:r w:rsidR="00514F32" w:rsidRPr="00A9426F">
        <w:rPr>
          <w:rFonts w:asciiTheme="minorHAnsi" w:hAnsiTheme="minorHAnsi" w:cstheme="minorHAnsi"/>
          <w:sz w:val="22"/>
          <w:szCs w:val="22"/>
        </w:rPr>
        <w:t xml:space="preserve">) </w:t>
      </w:r>
      <w:r w:rsidRPr="00A9426F">
        <w:rPr>
          <w:rFonts w:asciiTheme="minorHAnsi" w:hAnsiTheme="minorHAnsi" w:cstheme="minorHAnsi"/>
          <w:sz w:val="22"/>
          <w:szCs w:val="22"/>
        </w:rPr>
        <w:t>and PC3 captur</w:t>
      </w:r>
      <w:r w:rsidR="00763533">
        <w:rPr>
          <w:rFonts w:asciiTheme="minorHAnsi" w:hAnsiTheme="minorHAnsi" w:cstheme="minorHAnsi"/>
          <w:sz w:val="22"/>
          <w:szCs w:val="22"/>
        </w:rPr>
        <w:t>es</w:t>
      </w:r>
      <w:r w:rsidRPr="00A9426F">
        <w:rPr>
          <w:rFonts w:asciiTheme="minorHAnsi" w:hAnsiTheme="minorHAnsi" w:cstheme="minorHAnsi"/>
          <w:sz w:val="22"/>
          <w:szCs w:val="22"/>
        </w:rPr>
        <w:t xml:space="preserve"> a </w:t>
      </w:r>
      <w:r w:rsidR="00156182" w:rsidRPr="00A9426F">
        <w:rPr>
          <w:rFonts w:asciiTheme="minorHAnsi" w:hAnsiTheme="minorHAnsi" w:cstheme="minorHAnsi"/>
          <w:sz w:val="22"/>
          <w:szCs w:val="22"/>
        </w:rPr>
        <w:t>SW-NE</w:t>
      </w:r>
      <w:r w:rsidRPr="00A9426F">
        <w:rPr>
          <w:rFonts w:asciiTheme="minorHAnsi" w:hAnsiTheme="minorHAnsi" w:cstheme="minorHAnsi"/>
          <w:sz w:val="22"/>
          <w:szCs w:val="22"/>
        </w:rPr>
        <w:t xml:space="preserve"> oriented pattern. These </w:t>
      </w:r>
      <w:r w:rsidR="002C1B74">
        <w:rPr>
          <w:rFonts w:asciiTheme="minorHAnsi" w:hAnsiTheme="minorHAnsi" w:cstheme="minorHAnsi"/>
          <w:sz w:val="22"/>
          <w:szCs w:val="22"/>
        </w:rPr>
        <w:t>spatial components</w:t>
      </w:r>
      <w:r w:rsidRPr="00A9426F">
        <w:rPr>
          <w:rFonts w:asciiTheme="minorHAnsi" w:hAnsiTheme="minorHAnsi" w:cstheme="minorHAnsi"/>
          <w:sz w:val="22"/>
          <w:szCs w:val="22"/>
        </w:rPr>
        <w:t xml:space="preserve"> closely resemble the dominant deposit’s </w:t>
      </w:r>
      <w:r w:rsidR="00012062">
        <w:rPr>
          <w:rFonts w:asciiTheme="minorHAnsi" w:hAnsiTheme="minorHAnsi" w:cstheme="minorHAnsi"/>
          <w:sz w:val="22"/>
          <w:szCs w:val="22"/>
        </w:rPr>
        <w:t>geometry</w:t>
      </w:r>
      <w:r w:rsidR="00A14878">
        <w:rPr>
          <w:rFonts w:asciiTheme="minorHAnsi" w:hAnsiTheme="minorHAnsi" w:cstheme="minorHAnsi"/>
          <w:sz w:val="22"/>
          <w:szCs w:val="22"/>
        </w:rPr>
        <w:t>. T</w:t>
      </w:r>
      <w:r w:rsidRPr="00A9426F">
        <w:rPr>
          <w:rFonts w:asciiTheme="minorHAnsi" w:hAnsiTheme="minorHAnsi" w:cstheme="minorHAnsi"/>
          <w:sz w:val="22"/>
          <w:szCs w:val="22"/>
        </w:rPr>
        <w:t>herefore</w:t>
      </w:r>
      <w:r w:rsidR="00A14878">
        <w:rPr>
          <w:rFonts w:asciiTheme="minorHAnsi" w:hAnsiTheme="minorHAnsi" w:cstheme="minorHAnsi"/>
          <w:sz w:val="22"/>
          <w:szCs w:val="22"/>
        </w:rPr>
        <w:t>, they</w:t>
      </w:r>
      <w:r w:rsidRPr="00A9426F">
        <w:rPr>
          <w:rFonts w:asciiTheme="minorHAnsi" w:hAnsiTheme="minorHAnsi" w:cstheme="minorHAnsi"/>
          <w:sz w:val="22"/>
          <w:szCs w:val="22"/>
        </w:rPr>
        <w:t xml:space="preserve"> exert the strongest influence on the similarity metric. Lower-weighted components (e.g., PC1 and PC5) capture spatial variations and contribute less to the distance calculation.</w:t>
      </w:r>
      <w:r w:rsidR="00FC312C" w:rsidRPr="00010F61">
        <w:rPr>
          <w:rFonts w:asciiTheme="minorHAnsi" w:hAnsiTheme="minorHAnsi" w:cstheme="minorHAnsi"/>
          <w:noProof/>
          <w:sz w:val="20"/>
          <w:szCs w:val="20"/>
          <w14:ligatures w14:val="standardContextual"/>
        </w:rPr>
        <w:drawing>
          <wp:anchor distT="0" distB="0" distL="114300" distR="114300" simplePos="0" relativeHeight="251658245" behindDoc="0" locked="0" layoutInCell="1" allowOverlap="1" wp14:anchorId="0671FC8C" wp14:editId="6E79633A">
            <wp:simplePos x="0" y="0"/>
            <wp:positionH relativeFrom="column">
              <wp:posOffset>913130</wp:posOffset>
            </wp:positionH>
            <wp:positionV relativeFrom="paragraph">
              <wp:posOffset>659765</wp:posOffset>
            </wp:positionV>
            <wp:extent cx="4054475" cy="3275965"/>
            <wp:effectExtent l="0" t="0" r="0" b="635"/>
            <wp:wrapTopAndBottom/>
            <wp:docPr id="11865923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92326" name="Picture 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54475" cy="3275965"/>
                    </a:xfrm>
                    <a:prstGeom prst="rect">
                      <a:avLst/>
                    </a:prstGeom>
                  </pic:spPr>
                </pic:pic>
              </a:graphicData>
            </a:graphic>
            <wp14:sizeRelH relativeFrom="page">
              <wp14:pctWidth>0</wp14:pctWidth>
            </wp14:sizeRelH>
            <wp14:sizeRelV relativeFrom="page">
              <wp14:pctHeight>0</wp14:pctHeight>
            </wp14:sizeRelV>
          </wp:anchor>
        </w:drawing>
      </w:r>
      <w:r w:rsidR="00FC312C" w:rsidRPr="00A9426F">
        <w:rPr>
          <w:rFonts w:asciiTheme="minorHAnsi" w:hAnsiTheme="minorHAnsi" w:cstheme="minorHAnsi"/>
          <w:noProof/>
          <w:sz w:val="22"/>
          <w:szCs w:val="22"/>
        </w:rPr>
        <mc:AlternateContent>
          <mc:Choice Requires="wps">
            <w:drawing>
              <wp:anchor distT="0" distB="0" distL="114300" distR="114300" simplePos="0" relativeHeight="251658246" behindDoc="0" locked="0" layoutInCell="1" allowOverlap="1" wp14:anchorId="29F8C1D7" wp14:editId="62035E6B">
                <wp:simplePos x="0" y="0"/>
                <wp:positionH relativeFrom="column">
                  <wp:posOffset>-45085</wp:posOffset>
                </wp:positionH>
                <wp:positionV relativeFrom="paragraph">
                  <wp:posOffset>4003802</wp:posOffset>
                </wp:positionV>
                <wp:extent cx="6048375" cy="635"/>
                <wp:effectExtent l="0" t="0" r="0" b="1270"/>
                <wp:wrapTopAndBottom/>
                <wp:docPr id="508056535" name="Text Box 1"/>
                <wp:cNvGraphicFramePr/>
                <a:graphic xmlns:a="http://schemas.openxmlformats.org/drawingml/2006/main">
                  <a:graphicData uri="http://schemas.microsoft.com/office/word/2010/wordprocessingShape">
                    <wps:wsp>
                      <wps:cNvSpPr txBox="1"/>
                      <wps:spPr>
                        <a:xfrm>
                          <a:off x="0" y="0"/>
                          <a:ext cx="6048375" cy="635"/>
                        </a:xfrm>
                        <a:prstGeom prst="rect">
                          <a:avLst/>
                        </a:prstGeom>
                        <a:solidFill>
                          <a:prstClr val="white"/>
                        </a:solidFill>
                        <a:ln>
                          <a:noFill/>
                        </a:ln>
                      </wps:spPr>
                      <wps:txbx>
                        <w:txbxContent>
                          <w:p w14:paraId="57799C93" w14:textId="58C42ED7" w:rsidR="006C03F7" w:rsidRPr="00612AC2" w:rsidRDefault="006C03F7" w:rsidP="00010F61">
                            <w:pPr>
                              <w:pStyle w:val="Caption"/>
                              <w:spacing w:after="0"/>
                              <w:jc w:val="both"/>
                              <w:rPr>
                                <w:rFonts w:eastAsia="Times New Roman" w:cstheme="minorHAnsi"/>
                                <w:noProof/>
                                <w:kern w:val="0"/>
                              </w:rPr>
                            </w:pPr>
                            <w:bookmarkStart w:id="72" w:name="_Ref218759741"/>
                            <w:r>
                              <w:t xml:space="preserve">Figure </w:t>
                            </w:r>
                            <w:fldSimple w:instr=" SEQ Figure \* ARABIC ">
                              <w:r w:rsidR="00FE16EE">
                                <w:rPr>
                                  <w:noProof/>
                                </w:rPr>
                                <w:t>14</w:t>
                              </w:r>
                            </w:fldSimple>
                            <w:bookmarkEnd w:id="72"/>
                            <w:r w:rsidR="00980DEA">
                              <w:t>. Pairwise spatial PCA score scatter plots colored by deposit-weighted distance. Each panel shows the distribution of sliding-window scores for selected principal component pairs</w:t>
                            </w:r>
                            <w:r w:rsidR="00A00A35">
                              <w:t>.</w:t>
                            </w:r>
                            <w:r w:rsidR="00980DEA">
                              <w:t xml:space="preserve"> </w:t>
                            </w:r>
                            <w:r w:rsidR="00A00A35">
                              <w:t>P</w:t>
                            </w:r>
                            <w:r w:rsidR="00980DEA">
                              <w:t>oint color indica</w:t>
                            </w:r>
                            <w:r w:rsidR="00A00A35">
                              <w:t>tes</w:t>
                            </w:r>
                            <w:r w:rsidR="00980DEA">
                              <w:t xml:space="preserve"> similarity to the </w:t>
                            </w:r>
                            <w:r w:rsidR="00B64FC4">
                              <w:t>training deposit</w:t>
                            </w:r>
                            <w:r w:rsidR="00980DEA">
                              <w:t xml:space="preserve"> window. The relative importance of the components in the distance metric is reflected in the clustering structure: windows with PC2 and PC3 scores similar to those of the deposit consistently exhibit the smallest distances</w:t>
                            </w:r>
                            <w:r w:rsidR="00E9711F">
                              <w:t>.</w:t>
                            </w:r>
                            <w:r w:rsidR="00980DEA">
                              <w:t xml:space="preserve"> Components with lower deposit weights show weaker clustering and contribute less to the similarity calculation.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F8C1D7" id="_x0000_s1032" type="#_x0000_t202" style="position:absolute;left:0;text-align:left;margin-left:-3.55pt;margin-top:315.25pt;width:476.25pt;height:.05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" stroked="f">
                <v:textbox style="mso-fit-shape-to-text:t" inset="0,0,0,0">
                  <w:txbxContent>
                    <w:p w14:paraId="57799C93" w14:textId="58C42ED7" w:rsidR="006C03F7" w:rsidRPr="00612AC2" w:rsidRDefault="006C03F7" w:rsidP="00010F61">
                      <w:pPr>
                        <w:pStyle w:val="Caption"/>
                        <w:spacing w:after="0"/>
                        <w:jc w:val="both"/>
                        <w:rPr>
                          <w:rFonts w:eastAsia="Times New Roman" w:cstheme="minorHAnsi"/>
                          <w:noProof/>
                          <w:kern w:val="0"/>
                        </w:rPr>
                      </w:pPr>
                      <w:bookmarkStart w:id="73" w:name="_Ref218759741"/>
                      <w:r>
                        <w:t xml:space="preserve">Figure </w:t>
                      </w:r>
                      <w:fldSimple w:instr=" SEQ Figure \* ARABIC ">
                        <w:r w:rsidR="00FE16EE">
                          <w:rPr>
                            <w:noProof/>
                          </w:rPr>
                          <w:t>14</w:t>
                        </w:r>
                      </w:fldSimple>
                      <w:bookmarkEnd w:id="73"/>
                      <w:r w:rsidR="00980DEA">
                        <w:t>. Pairwise spatial PCA score scatter plots colored by deposit-weighted distance. Each panel shows the distribution of sliding-window scores for selected principal component pairs</w:t>
                      </w:r>
                      <w:r w:rsidR="00A00A35">
                        <w:t>.</w:t>
                      </w:r>
                      <w:r w:rsidR="00980DEA">
                        <w:t xml:space="preserve"> </w:t>
                      </w:r>
                      <w:r w:rsidR="00A00A35">
                        <w:t>P</w:t>
                      </w:r>
                      <w:r w:rsidR="00980DEA">
                        <w:t>oint color indica</w:t>
                      </w:r>
                      <w:r w:rsidR="00A00A35">
                        <w:t>tes</w:t>
                      </w:r>
                      <w:r w:rsidR="00980DEA">
                        <w:t xml:space="preserve"> similarity to the </w:t>
                      </w:r>
                      <w:r w:rsidR="00B64FC4">
                        <w:t>training deposit</w:t>
                      </w:r>
                      <w:r w:rsidR="00980DEA">
                        <w:t xml:space="preserve"> window. The relative importance of the components in the distance metric is reflected in the clustering structure: windows with PC2 and PC3 scores similar to those of the deposit consistently exhibit the smallest distances</w:t>
                      </w:r>
                      <w:r w:rsidR="00E9711F">
                        <w:t>.</w:t>
                      </w:r>
                      <w:r w:rsidR="00980DEA">
                        <w:t xml:space="preserve"> Components with lower deposit weights show weaker clustering and contribute less to the similarity calculation.</w:t>
                      </w:r>
                    </w:p>
                  </w:txbxContent>
                </v:textbox>
                <w10:wrap type="topAndBottom"/>
              </v:shape>
            </w:pict>
          </mc:Fallback>
        </mc:AlternateContent>
      </w:r>
      <w:r w:rsidR="00063BC2">
        <w:rPr>
          <w:rFonts w:asciiTheme="minorHAnsi" w:hAnsiTheme="minorHAnsi" w:cstheme="minorHAnsi"/>
          <w:sz w:val="22"/>
          <w:szCs w:val="22"/>
        </w:rPr>
        <w:t xml:space="preserve"> </w:t>
      </w:r>
      <w:ins w:id="74" w:author="Microsoft Word" w:date="2026-06-24T16:24:00Z" w16du:dateUtc="2026-06-24T21:24:00Z">
        <w:r w:rsidR="00F21EBE" w:rsidRPr="00A9426F">
          <w:rPr>
            <w:rFonts w:asciiTheme="minorHAnsi" w:hAnsiTheme="minorHAnsi" w:cstheme="minorHAnsi"/>
            <w:sz w:val="22"/>
            <w:szCs w:val="22"/>
          </w:rPr>
          <w:t>The reconstruction progression (</w:t>
        </w:r>
        <w:r w:rsidR="00F21EBE" w:rsidRPr="00A9426F">
          <w:rPr>
            <w:rFonts w:asciiTheme="minorHAnsi" w:hAnsiTheme="minorHAnsi" w:cstheme="minorHAnsi"/>
            <w:sz w:val="22"/>
            <w:szCs w:val="22"/>
          </w:rPr>
          <w:fldChar w:fldCharType="begin"/>
        </w:r>
        <w:r w:rsidR="00F21EBE" w:rsidRPr="00A9426F">
          <w:rPr>
            <w:rFonts w:asciiTheme="minorHAnsi" w:hAnsiTheme="minorHAnsi" w:cstheme="minorHAnsi"/>
            <w:sz w:val="22"/>
            <w:szCs w:val="22"/>
          </w:rPr>
          <w:instrText xml:space="preserve"> REF _Ref226397582 \h </w:instrText>
        </w:r>
        <w:r w:rsidR="0019221C" w:rsidRPr="00A9426F">
          <w:rPr>
            <w:rFonts w:asciiTheme="minorHAnsi" w:hAnsiTheme="minorHAnsi" w:cstheme="minorHAnsi"/>
            <w:sz w:val="22"/>
            <w:szCs w:val="22"/>
          </w:rPr>
          <w:instrText xml:space="preserve"> \* MERGEFORMAT </w:instrText>
        </w:r>
        <w:r w:rsidR="00F21EBE" w:rsidRPr="00A9426F">
          <w:rPr>
            <w:rFonts w:asciiTheme="minorHAnsi" w:hAnsiTheme="minorHAnsi" w:cstheme="minorHAnsi"/>
            <w:sz w:val="22"/>
            <w:szCs w:val="22"/>
          </w:rPr>
        </w:r>
        <w:r w:rsidR="00F21EBE" w:rsidRPr="00A9426F">
          <w:rPr>
            <w:rFonts w:asciiTheme="minorHAnsi" w:hAnsiTheme="minorHAnsi" w:cstheme="minorHAnsi"/>
            <w:sz w:val="22"/>
            <w:szCs w:val="22"/>
          </w:rPr>
          <w:fldChar w:fldCharType="separate"/>
        </w:r>
        <w:r w:rsidR="00F21EBE" w:rsidRPr="00A9426F">
          <w:rPr>
            <w:rFonts w:asciiTheme="minorHAnsi" w:hAnsiTheme="minorHAnsi" w:cstheme="minorHAnsi"/>
            <w:sz w:val="22"/>
            <w:szCs w:val="22"/>
          </w:rPr>
          <w:t xml:space="preserve">Figure </w:t>
        </w:r>
        <w:r w:rsidR="00F21EBE" w:rsidRPr="00A9426F">
          <w:rPr>
            <w:rFonts w:asciiTheme="minorHAnsi" w:hAnsiTheme="minorHAnsi" w:cstheme="minorHAnsi"/>
            <w:noProof/>
            <w:sz w:val="22"/>
            <w:szCs w:val="22"/>
          </w:rPr>
          <w:t>11</w:t>
        </w:r>
        <w:r w:rsidR="00F21EBE" w:rsidRPr="00A9426F">
          <w:rPr>
            <w:rFonts w:asciiTheme="minorHAnsi" w:hAnsiTheme="minorHAnsi" w:cstheme="minorHAnsi"/>
            <w:sz w:val="22"/>
            <w:szCs w:val="22"/>
          </w:rPr>
          <w:fldChar w:fldCharType="end"/>
        </w:r>
        <w:r w:rsidR="00F21EBE" w:rsidRPr="00A9426F">
          <w:rPr>
            <w:rFonts w:asciiTheme="minorHAnsi" w:hAnsiTheme="minorHAnsi" w:cstheme="minorHAnsi"/>
            <w:sz w:val="22"/>
            <w:szCs w:val="22"/>
          </w:rPr>
          <w:t xml:space="preserve">) </w:t>
        </w:r>
        <w:r w:rsidR="00BA4C96" w:rsidRPr="00BA4C96">
          <w:rPr>
            <w:rFonts w:asciiTheme="minorHAnsi" w:hAnsiTheme="minorHAnsi" w:cstheme="minorHAnsi"/>
            <w:sz w:val="22"/>
            <w:szCs w:val="22"/>
          </w:rPr>
          <w:t xml:space="preserve">shows how the deposit </w:t>
        </w:r>
        <w:r w:rsidR="00012062">
          <w:rPr>
            <w:rFonts w:asciiTheme="minorHAnsi" w:hAnsiTheme="minorHAnsi" w:cstheme="minorHAnsi"/>
            <w:sz w:val="22"/>
            <w:szCs w:val="22"/>
          </w:rPr>
          <w:t xml:space="preserve">geometry </w:t>
        </w:r>
        <w:r w:rsidR="007033DF">
          <w:rPr>
            <w:rFonts w:asciiTheme="minorHAnsi" w:hAnsiTheme="minorHAnsi" w:cstheme="minorHAnsi"/>
            <w:sz w:val="22"/>
            <w:szCs w:val="22"/>
          </w:rPr>
          <w:t xml:space="preserve">emerges </w:t>
        </w:r>
        <w:r w:rsidR="00BA4C96" w:rsidRPr="00BA4C96">
          <w:rPr>
            <w:rFonts w:asciiTheme="minorHAnsi" w:hAnsiTheme="minorHAnsi" w:cstheme="minorHAnsi"/>
            <w:sz w:val="22"/>
            <w:szCs w:val="22"/>
          </w:rPr>
          <w:t xml:space="preserve">as additional PCA components are included. Components with larger deposit-based weights contribute more strongly to </w:t>
        </w:r>
        <w:r w:rsidR="002C46A5">
          <w:rPr>
            <w:rFonts w:asciiTheme="minorHAnsi" w:hAnsiTheme="minorHAnsi" w:cstheme="minorHAnsi"/>
            <w:sz w:val="22"/>
            <w:szCs w:val="22"/>
          </w:rPr>
          <w:t>reconstructing the geometry</w:t>
        </w:r>
        <w:r w:rsidR="00F934EA">
          <w:rPr>
            <w:rFonts w:asciiTheme="minorHAnsi" w:hAnsiTheme="minorHAnsi" w:cstheme="minorHAnsi"/>
            <w:sz w:val="22"/>
            <w:szCs w:val="22"/>
          </w:rPr>
          <w:t>. They</w:t>
        </w:r>
        <w:r w:rsidR="00BA4C96" w:rsidRPr="00BA4C96">
          <w:rPr>
            <w:rFonts w:asciiTheme="minorHAnsi" w:hAnsiTheme="minorHAnsi" w:cstheme="minorHAnsi"/>
            <w:sz w:val="22"/>
            <w:szCs w:val="22"/>
          </w:rPr>
          <w:t xml:space="preserve"> more important in the similarity analysis. </w:t>
        </w:r>
      </w:ins>
    </w:p>
    <w:p w14:paraId="793FD630" w14:textId="590CF787" w:rsidR="00E55D93" w:rsidRPr="00A9426F" w:rsidRDefault="00055253" w:rsidP="00650561">
      <w:pPr>
        <w:spacing w:before="100" w:beforeAutospacing="1" w:after="100" w:afterAutospacing="1" w:line="276" w:lineRule="auto"/>
        <w:jc w:val="both"/>
        <w:rPr>
          <w:rFonts w:asciiTheme="minorHAnsi" w:hAnsiTheme="minorHAnsi" w:cstheme="minorHAnsi"/>
          <w:sz w:val="22"/>
          <w:szCs w:val="22"/>
        </w:rPr>
      </w:pPr>
      <w:ins w:id="75" w:author="Microsoft Word" w:date="2026-06-24T16:24:00Z" w16du:dateUtc="2026-06-24T21:24:00Z">
        <w:r w:rsidRPr="00A9426F">
          <w:rPr>
            <w:rFonts w:asciiTheme="minorHAnsi" w:hAnsiTheme="minorHAnsi" w:cstheme="minorHAnsi"/>
            <w:noProof/>
            <w:sz w:val="22"/>
            <w:szCs w:val="22"/>
          </w:rPr>
          <w:lastRenderedPageBreak/>
          <mc:AlternateContent>
            <mc:Choice Requires="wps">
              <w:drawing>
                <wp:anchor distT="0" distB="0" distL="114300" distR="114300" simplePos="0" relativeHeight="251658247" behindDoc="0" locked="0" layoutInCell="1" allowOverlap="1" wp14:anchorId="3E57EB6E" wp14:editId="23A5C5B8">
                  <wp:simplePos x="0" y="0"/>
                  <wp:positionH relativeFrom="column">
                    <wp:posOffset>875665</wp:posOffset>
                  </wp:positionH>
                  <wp:positionV relativeFrom="paragraph">
                    <wp:posOffset>2957830</wp:posOffset>
                  </wp:positionV>
                  <wp:extent cx="4066540" cy="635"/>
                  <wp:effectExtent l="0" t="0" r="0" b="12065"/>
                  <wp:wrapTopAndBottom/>
                  <wp:docPr id="1747405887" name="Text Box 1"/>
                  <wp:cNvGraphicFramePr/>
                  <a:graphic xmlns:a="http://schemas.openxmlformats.org/drawingml/2006/main">
                    <a:graphicData uri="http://schemas.microsoft.com/office/word/2010/wordprocessingShape">
                      <wps:wsp>
                        <wps:cNvSpPr txBox="1"/>
                        <wps:spPr>
                          <a:xfrm>
                            <a:off x="0" y="0"/>
                            <a:ext cx="4066540" cy="635"/>
                          </a:xfrm>
                          <a:prstGeom prst="rect">
                            <a:avLst/>
                          </a:prstGeom>
                          <a:solidFill>
                            <a:prstClr val="white"/>
                          </a:solidFill>
                          <a:ln>
                            <a:noFill/>
                          </a:ln>
                        </wps:spPr>
                        <wps:txbx>
                          <w:txbxContent>
                            <w:p w14:paraId="5422950A" w14:textId="3361759F" w:rsidR="00B9690B" w:rsidRPr="008F4B94" w:rsidRDefault="00B9690B" w:rsidP="00B9690B">
                              <w:pPr>
                                <w:pStyle w:val="Caption"/>
                                <w:jc w:val="both"/>
                                <w:rPr>
                                  <w:rFonts w:ascii="Times New Roman" w:eastAsia="Times New Roman" w:hAnsi="Times New Roman" w:cs="Times New Roman"/>
                                  <w:noProof/>
                                  <w:kern w:val="0"/>
                                  <w14:ligatures w14:val="none"/>
                                </w:rPr>
                              </w:pPr>
                              <w:bookmarkStart w:id="76" w:name="_Ref218759927"/>
                              <w:r>
                                <w:t xml:space="preserve">Figure </w:t>
                              </w:r>
                              <w:r w:rsidR="00FC312C">
                                <w:fldChar w:fldCharType="begin"/>
                              </w:r>
                              <w:r w:rsidR="00FC312C">
                                <w:instrText xml:space="preserve"> SEQ Figure \* ARABIC </w:instrText>
                              </w:r>
                              <w:r w:rsidR="00FC312C">
                                <w:fldChar w:fldCharType="separate"/>
                              </w:r>
                              <w:r w:rsidR="00FC312C">
                                <w:rPr>
                                  <w:noProof/>
                                </w:rPr>
                                <w:t>14</w:t>
                              </w:r>
                              <w:r w:rsidR="00FC312C">
                                <w:rPr>
                                  <w:noProof/>
                                </w:rPr>
                                <w:fldChar w:fldCharType="end"/>
                              </w:r>
                              <w:bookmarkEnd w:id="76"/>
                              <w:r>
                                <w:t xml:space="preserve">. Top-ranked sliding windows based on the deposit-weighted similarity metric. The first panel corresponds to the sliding window overlapping the </w:t>
                              </w:r>
                              <w:r w:rsidR="00B64FC4">
                                <w:t>training deposit</w:t>
                              </w:r>
                              <w:r w:rsidR="000719F9">
                                <w:t>.</w:t>
                              </w:r>
                              <w:r w:rsidR="00972168">
                                <w:t xml:space="preserve"> S</w:t>
                              </w:r>
                              <w:r>
                                <w:t xml:space="preserve">ubsequent panels show the highest-ranked regional windows ordered by increasing distance. All displayed windows exhibit spatial patterns that closely reproduce the deposit’s internal geophysical </w:t>
                              </w:r>
                              <w:r w:rsidR="004327A2">
                                <w:t xml:space="preserve">geometry </w:t>
                              </w:r>
                              <w:r>
                                <w:t xml:space="preserve">in weighted PCA space, highlighting candidate </w:t>
                              </w:r>
                              <w:r w:rsidR="00F44C17">
                                <w:t>a</w:t>
                              </w:r>
                              <w:r w:rsidR="00A335AF">
                                <w:t>reas</w:t>
                              </w:r>
                              <w:r>
                                <w:t xml:space="preserve"> with analogous responses.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57EB6E" id="_x0000_s1033" type="#_x0000_t202" style="position:absolute;left:0;text-align:left;margin-left:68.95pt;margin-top:232.9pt;width:320.2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" stroked="f">
                  <v:textbox style="mso-fit-shape-to-text:t" inset="0,0,0,0">
                    <w:txbxContent>
                      <w:p w14:paraId="5422950A" w14:textId="3361759F" w:rsidR="00B9690B" w:rsidRPr="008F4B94" w:rsidRDefault="00B9690B" w:rsidP="00B9690B">
                        <w:pPr>
                          <w:pStyle w:val="Caption"/>
                          <w:jc w:val="both"/>
                          <w:rPr>
                            <w:rFonts w:ascii="Times New Roman" w:eastAsia="Times New Roman" w:hAnsi="Times New Roman" w:cs="Times New Roman"/>
                            <w:noProof/>
                            <w:kern w:val="0"/>
                            <w14:ligatures w14:val="none"/>
                          </w:rPr>
                        </w:pPr>
                        <w:bookmarkStart w:id="77" w:name="_Ref218759927"/>
                        <w:r>
                          <w:t xml:space="preserve">Figure </w:t>
                        </w:r>
                        <w:r w:rsidR="00FC312C">
                          <w:fldChar w:fldCharType="begin"/>
                        </w:r>
                        <w:r w:rsidR="00FC312C">
                          <w:instrText xml:space="preserve"> SEQ Figure \* ARABIC </w:instrText>
                        </w:r>
                        <w:r w:rsidR="00FC312C">
                          <w:fldChar w:fldCharType="separate"/>
                        </w:r>
                        <w:r w:rsidR="00FC312C">
                          <w:rPr>
                            <w:noProof/>
                          </w:rPr>
                          <w:t>14</w:t>
                        </w:r>
                        <w:r w:rsidR="00FC312C">
                          <w:rPr>
                            <w:noProof/>
                          </w:rPr>
                          <w:fldChar w:fldCharType="end"/>
                        </w:r>
                        <w:bookmarkEnd w:id="77"/>
                        <w:r>
                          <w:t xml:space="preserve">. Top-ranked sliding windows based on the deposit-weighted similarity metric. The first panel corresponds to the sliding window overlapping the </w:t>
                        </w:r>
                        <w:r w:rsidR="00B64FC4">
                          <w:t>training deposit</w:t>
                        </w:r>
                        <w:r w:rsidR="000719F9">
                          <w:t>.</w:t>
                        </w:r>
                        <w:r w:rsidR="00972168">
                          <w:t xml:space="preserve"> S</w:t>
                        </w:r>
                        <w:r>
                          <w:t xml:space="preserve">ubsequent panels show the highest-ranked regional windows ordered by increasing distance. All displayed windows exhibit spatial patterns that closely reproduce the deposit’s internal geophysical </w:t>
                        </w:r>
                        <w:r w:rsidR="004327A2">
                          <w:t xml:space="preserve">geometry </w:t>
                        </w:r>
                        <w:r>
                          <w:t xml:space="preserve">in weighted PCA space, highlighting candidate </w:t>
                        </w:r>
                        <w:r w:rsidR="00F44C17">
                          <w:t>a</w:t>
                        </w:r>
                        <w:r w:rsidR="00A335AF">
                          <w:t>reas</w:t>
                        </w:r>
                        <w:r>
                          <w:t xml:space="preserve"> with analogous responses.</w:t>
                        </w:r>
                      </w:p>
                    </w:txbxContent>
                  </v:textbox>
                  <w10:wrap type="topAndBottom"/>
                </v:shape>
              </w:pict>
            </mc:Fallback>
          </mc:AlternateContent>
        </w:r>
      </w:ins>
      <w:r w:rsidRPr="00A9426F">
        <w:rPr>
          <w:rFonts w:asciiTheme="minorHAnsi" w:hAnsiTheme="minorHAnsi" w:cstheme="minorHAnsi"/>
          <w:noProof/>
          <w:sz w:val="22"/>
          <w:szCs w:val="22"/>
          <w14:ligatures w14:val="standardContextual"/>
        </w:rPr>
        <w:drawing>
          <wp:anchor distT="0" distB="0" distL="114300" distR="114300" simplePos="0" relativeHeight="251658244" behindDoc="0" locked="0" layoutInCell="1" allowOverlap="1" wp14:anchorId="6CDE8F58" wp14:editId="1F3E922B">
            <wp:simplePos x="0" y="0"/>
            <wp:positionH relativeFrom="margin">
              <wp:posOffset>876935</wp:posOffset>
            </wp:positionH>
            <wp:positionV relativeFrom="paragraph">
              <wp:posOffset>1428419</wp:posOffset>
            </wp:positionV>
            <wp:extent cx="4066540" cy="1671320"/>
            <wp:effectExtent l="0" t="0" r="0" b="5080"/>
            <wp:wrapTopAndBottom/>
            <wp:docPr id="7310866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86651" name="Picture 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66540" cy="1671320"/>
                    </a:xfrm>
                    <a:prstGeom prst="rect">
                      <a:avLst/>
                    </a:prstGeom>
                  </pic:spPr>
                </pic:pic>
              </a:graphicData>
            </a:graphic>
            <wp14:sizeRelH relativeFrom="page">
              <wp14:pctWidth>0</wp14:pctWidth>
            </wp14:sizeRelH>
            <wp14:sizeRelV relativeFrom="page">
              <wp14:pctHeight>0</wp14:pctHeight>
            </wp14:sizeRelV>
          </wp:anchor>
        </w:drawing>
      </w:r>
      <w:r w:rsidR="00E410D1" w:rsidRPr="00A9426F">
        <w:rPr>
          <w:rFonts w:asciiTheme="minorHAnsi" w:hAnsiTheme="minorHAnsi" w:cstheme="minorHAnsi"/>
          <w:sz w:val="22"/>
          <w:szCs w:val="22"/>
        </w:rPr>
        <w:t xml:space="preserve">After calculating the deposit-weighted squared distance between all sliding windows and the deposit, </w:t>
      </w:r>
      <w:r w:rsidR="00226EB3" w:rsidRPr="00A9426F">
        <w:rPr>
          <w:rFonts w:asciiTheme="minorHAnsi" w:hAnsiTheme="minorHAnsi" w:cstheme="minorHAnsi"/>
          <w:sz w:val="22"/>
          <w:szCs w:val="22"/>
        </w:rPr>
        <w:t xml:space="preserve">we rank the sliding windows based on their similarity </w:t>
      </w:r>
      <m:oMath>
        <m:sSub>
          <m:sSubPr>
            <m:ctrlPr>
              <w:rPr>
                <w:rFonts w:ascii="Cambria Math" w:hAnsi="Cambria Math" w:cstheme="minorHAnsi"/>
                <w:sz w:val="22"/>
                <w:szCs w:val="22"/>
              </w:rPr>
            </m:ctrlPr>
          </m:sSubPr>
          <m:e>
            <m:r>
              <w:rPr>
                <w:rFonts w:ascii="Cambria Math" w:hAnsi="Cambria Math" w:cstheme="minorHAnsi"/>
                <w:sz w:val="22"/>
                <w:szCs w:val="22"/>
              </w:rPr>
              <m:t>d</m:t>
            </m:r>
          </m:e>
          <m:sub>
            <m:r>
              <w:rPr>
                <w:rFonts w:ascii="Cambria Math" w:hAnsi="Cambria Math" w:cstheme="minorHAnsi"/>
                <w:sz w:val="22"/>
                <w:szCs w:val="22"/>
              </w:rPr>
              <m:t>i</m:t>
            </m:r>
          </m:sub>
        </m:sSub>
      </m:oMath>
      <w:r w:rsidR="00226EB3" w:rsidRPr="00A9426F">
        <w:rPr>
          <w:rFonts w:asciiTheme="minorHAnsi" w:hAnsiTheme="minorHAnsi" w:cstheme="minorHAnsi"/>
          <w:sz w:val="22"/>
          <w:szCs w:val="22"/>
        </w:rPr>
        <w:t xml:space="preserve">. In </w:t>
      </w:r>
      <w:r w:rsidR="00980DEA" w:rsidRPr="00A9426F">
        <w:rPr>
          <w:rFonts w:asciiTheme="minorHAnsi" w:hAnsiTheme="minorHAnsi" w:cstheme="minorHAnsi"/>
          <w:sz w:val="22"/>
          <w:szCs w:val="22"/>
        </w:rPr>
        <w:fldChar w:fldCharType="begin"/>
      </w:r>
      <w:r w:rsidR="00980DEA" w:rsidRPr="00A9426F">
        <w:rPr>
          <w:rFonts w:asciiTheme="minorHAnsi" w:hAnsiTheme="minorHAnsi" w:cstheme="minorHAnsi"/>
          <w:sz w:val="22"/>
          <w:szCs w:val="22"/>
        </w:rPr>
        <w:instrText xml:space="preserve"> REF _Ref218759741 \h </w:instrText>
      </w:r>
      <w:r w:rsidR="0019221C" w:rsidRPr="00A9426F">
        <w:rPr>
          <w:rFonts w:asciiTheme="minorHAnsi" w:hAnsiTheme="minorHAnsi" w:cstheme="minorHAnsi"/>
          <w:sz w:val="22"/>
          <w:szCs w:val="22"/>
        </w:rPr>
        <w:instrText xml:space="preserve"> \* MERGEFORMAT </w:instrText>
      </w:r>
      <w:r w:rsidR="00980DEA" w:rsidRPr="00A9426F">
        <w:rPr>
          <w:rFonts w:asciiTheme="minorHAnsi" w:hAnsiTheme="minorHAnsi" w:cstheme="minorHAnsi"/>
          <w:sz w:val="22"/>
          <w:szCs w:val="22"/>
        </w:rPr>
      </w:r>
      <w:r w:rsidR="00980DEA" w:rsidRPr="00A9426F">
        <w:rPr>
          <w:rFonts w:asciiTheme="minorHAnsi" w:hAnsiTheme="minorHAnsi" w:cstheme="minorHAnsi"/>
          <w:sz w:val="22"/>
          <w:szCs w:val="22"/>
        </w:rPr>
        <w:fldChar w:fldCharType="separate"/>
      </w:r>
      <w:r w:rsidR="00980DEA" w:rsidRPr="00A9426F">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14</w:t>
      </w:r>
      <w:r w:rsidR="00980DEA" w:rsidRPr="00A9426F">
        <w:rPr>
          <w:rFonts w:asciiTheme="minorHAnsi" w:hAnsiTheme="minorHAnsi" w:cstheme="minorHAnsi"/>
          <w:sz w:val="22"/>
          <w:szCs w:val="22"/>
        </w:rPr>
        <w:fldChar w:fldCharType="end"/>
      </w:r>
      <w:r w:rsidR="00226EB3" w:rsidRPr="00A9426F">
        <w:rPr>
          <w:rFonts w:asciiTheme="minorHAnsi" w:hAnsiTheme="minorHAnsi" w:cstheme="minorHAnsi"/>
          <w:sz w:val="22"/>
          <w:szCs w:val="22"/>
        </w:rPr>
        <w:t xml:space="preserve">, we </w:t>
      </w:r>
      <w:r w:rsidR="00421142" w:rsidRPr="00A9426F">
        <w:rPr>
          <w:rFonts w:asciiTheme="minorHAnsi" w:hAnsiTheme="minorHAnsi" w:cstheme="minorHAnsi"/>
          <w:sz w:val="22"/>
          <w:szCs w:val="22"/>
        </w:rPr>
        <w:t>observe</w:t>
      </w:r>
      <w:r w:rsidR="00226EB3" w:rsidRPr="00A9426F">
        <w:rPr>
          <w:rFonts w:asciiTheme="minorHAnsi" w:hAnsiTheme="minorHAnsi" w:cstheme="minorHAnsi"/>
          <w:sz w:val="22"/>
          <w:szCs w:val="22"/>
        </w:rPr>
        <w:t xml:space="preserve"> the relative importance of the principal components in the distance and similarity calculations. Windows with </w:t>
      </w:r>
      <w:r w:rsidR="000862EC" w:rsidRPr="00A9426F">
        <w:rPr>
          <w:rFonts w:asciiTheme="minorHAnsi" w:hAnsiTheme="minorHAnsi" w:cstheme="minorHAnsi"/>
          <w:sz w:val="22"/>
          <w:szCs w:val="22"/>
        </w:rPr>
        <w:t>similar score values in PC2 and PC3 to the deposit window</w:t>
      </w:r>
      <w:r w:rsidR="00226EB3" w:rsidRPr="00A9426F">
        <w:rPr>
          <w:rFonts w:asciiTheme="minorHAnsi" w:hAnsiTheme="minorHAnsi" w:cstheme="minorHAnsi"/>
          <w:sz w:val="22"/>
          <w:szCs w:val="22"/>
        </w:rPr>
        <w:t xml:space="preserve"> consistently show the smallest distances</w:t>
      </w:r>
      <w:r w:rsidR="004F3787">
        <w:rPr>
          <w:rFonts w:asciiTheme="minorHAnsi" w:hAnsiTheme="minorHAnsi" w:cstheme="minorHAnsi"/>
          <w:sz w:val="22"/>
          <w:szCs w:val="22"/>
        </w:rPr>
        <w:t>.</w:t>
      </w:r>
    </w:p>
    <w:p w14:paraId="33125AAA" w14:textId="1FDA540E" w:rsidR="004524ED" w:rsidRPr="00A9426F" w:rsidRDefault="00CB65AB" w:rsidP="00650561">
      <w:pPr>
        <w:spacing w:line="276" w:lineRule="auto"/>
        <w:jc w:val="both"/>
        <w:rPr>
          <w:rFonts w:asciiTheme="minorHAnsi" w:hAnsiTheme="minorHAnsi" w:cstheme="minorHAnsi"/>
          <w:sz w:val="22"/>
          <w:szCs w:val="22"/>
        </w:rPr>
      </w:pPr>
      <w:r w:rsidRPr="00A9426F">
        <w:rPr>
          <w:rFonts w:asciiTheme="minorHAnsi" w:hAnsiTheme="minorHAnsi" w:cstheme="minorHAnsi"/>
          <w:noProof/>
          <w:sz w:val="22"/>
          <w:szCs w:val="22"/>
        </w:rPr>
        <mc:AlternateContent>
          <mc:Choice Requires="wps">
            <w:drawing>
              <wp:anchor distT="0" distB="0" distL="114300" distR="114300" simplePos="0" relativeHeight="251658255" behindDoc="0" locked="0" layoutInCell="1" allowOverlap="1" wp14:anchorId="3E57EB6E" wp14:editId="79426210">
                <wp:simplePos x="0" y="0"/>
                <wp:positionH relativeFrom="column">
                  <wp:posOffset>712827</wp:posOffset>
                </wp:positionH>
                <wp:positionV relativeFrom="paragraph">
                  <wp:posOffset>2045335</wp:posOffset>
                </wp:positionV>
                <wp:extent cx="4066540" cy="635"/>
                <wp:effectExtent l="0" t="0" r="0" b="12065"/>
                <wp:wrapTopAndBottom/>
                <wp:docPr id="642073845" name="Text Box 1"/>
                <wp:cNvGraphicFramePr/>
                <a:graphic xmlns:a="http://schemas.openxmlformats.org/drawingml/2006/main">
                  <a:graphicData uri="http://schemas.microsoft.com/office/word/2010/wordprocessingShape">
                    <wps:wsp>
                      <wps:cNvSpPr txBox="1"/>
                      <wps:spPr>
                        <a:xfrm>
                          <a:off x="0" y="0"/>
                          <a:ext cx="4066540" cy="635"/>
                        </a:xfrm>
                        <a:prstGeom prst="rect">
                          <a:avLst/>
                        </a:prstGeom>
                        <a:solidFill>
                          <a:prstClr val="white"/>
                        </a:solidFill>
                        <a:ln>
                          <a:noFill/>
                        </a:ln>
                      </wps:spPr>
                      <wps:txbx>
                        <w:txbxContent>
                          <w:p w14:paraId="6180DECA" w14:textId="77777777" w:rsidR="00B9690B" w:rsidRPr="008F4B94" w:rsidRDefault="00B9690B" w:rsidP="00B9690B">
                            <w:pPr>
                              <w:pStyle w:val="Caption"/>
                              <w:jc w:val="both"/>
                              <w:rPr>
                                <w:rFonts w:ascii="Times New Roman" w:eastAsia="Times New Roman" w:hAnsi="Times New Roman" w:cs="Times New Roman"/>
                                <w:noProof/>
                                <w:kern w:val="0"/>
                                <w14:ligatures w14:val="none"/>
                              </w:rPr>
                            </w:pPr>
                            <w:r>
                              <w:t xml:space="preserve">Figure </w:t>
                            </w:r>
                            <w:fldSimple w:instr=" SEQ Figure \* ARABIC ">
                              <w:r w:rsidR="00FE16EE">
                                <w:rPr>
                                  <w:noProof/>
                                </w:rPr>
                                <w:t>15</w:t>
                              </w:r>
                            </w:fldSimple>
                            <w:r>
                              <w:t xml:space="preserve">. Top-ranked sliding windows based on the deposit-weighted similarity metric. The first panel corresponds to the sliding window overlapping the </w:t>
                            </w:r>
                            <w:r w:rsidR="00B64FC4">
                              <w:t>training deposit</w:t>
                            </w:r>
                            <w:r w:rsidR="000719F9">
                              <w:t>.</w:t>
                            </w:r>
                            <w:r w:rsidR="00972168">
                              <w:t xml:space="preserve"> S</w:t>
                            </w:r>
                            <w:r>
                              <w:t xml:space="preserve">ubsequent panels show the highest-ranked </w:t>
                            </w:r>
                            <w:r w:rsidR="00BA5C48">
                              <w:t xml:space="preserve">sliding </w:t>
                            </w:r>
                            <w:r>
                              <w:t xml:space="preserve">windows ordered by increasing distance. All displayed windows exhibit spatial patterns that closely reproduce the deposit’s internal geophysical </w:t>
                            </w:r>
                            <w:r w:rsidR="004327A2">
                              <w:t xml:space="preserve">geometry </w:t>
                            </w:r>
                            <w:r>
                              <w:t xml:space="preserve">in weighted PCA space, highlighting candidate </w:t>
                            </w:r>
                            <w:r w:rsidR="00F44C17">
                              <w:t>a</w:t>
                            </w:r>
                            <w:r w:rsidR="00A335AF">
                              <w:t>reas</w:t>
                            </w:r>
                            <w:r>
                              <w:t xml:space="preserve"> with analogous responses.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57EB6E" id="_x0000_s1034" type="#_x0000_t202" style="position:absolute;left:0;text-align:left;margin-left:56.15pt;margin-top:161.05pt;width:320.2pt;height:.0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" stroked="f">
                <v:textbox style="mso-fit-shape-to-text:t" inset="0,0,0,0">
                  <w:txbxContent>
                    <w:p w14:paraId="6180DECA" w14:textId="77777777" w:rsidR="00B9690B" w:rsidRPr="008F4B94" w:rsidRDefault="00B9690B" w:rsidP="00B9690B">
                      <w:pPr>
                        <w:pStyle w:val="Caption"/>
                        <w:jc w:val="both"/>
                        <w:rPr>
                          <w:rFonts w:ascii="Times New Roman" w:eastAsia="Times New Roman" w:hAnsi="Times New Roman" w:cs="Times New Roman"/>
                          <w:noProof/>
                          <w:kern w:val="0"/>
                          <w14:ligatures w14:val="none"/>
                        </w:rPr>
                      </w:pPr>
                      <w:r>
                        <w:t xml:space="preserve">Figure </w:t>
                      </w:r>
                      <w:fldSimple w:instr=" SEQ Figure \* ARABIC ">
                        <w:r w:rsidR="00FE16EE">
                          <w:rPr>
                            <w:noProof/>
                          </w:rPr>
                          <w:t>15</w:t>
                        </w:r>
                      </w:fldSimple>
                      <w:r>
                        <w:t xml:space="preserve">. Top-ranked sliding windows based on the deposit-weighted similarity metric. The first panel corresponds to the sliding window overlapping the </w:t>
                      </w:r>
                      <w:r w:rsidR="00B64FC4">
                        <w:t>training deposit</w:t>
                      </w:r>
                      <w:r w:rsidR="000719F9">
                        <w:t>.</w:t>
                      </w:r>
                      <w:r w:rsidR="00972168">
                        <w:t xml:space="preserve"> S</w:t>
                      </w:r>
                      <w:r>
                        <w:t xml:space="preserve">ubsequent panels show the highest-ranked </w:t>
                      </w:r>
                      <w:r w:rsidR="00BA5C48">
                        <w:t xml:space="preserve">sliding </w:t>
                      </w:r>
                      <w:r>
                        <w:t xml:space="preserve">windows ordered by increasing distance. All displayed windows exhibit spatial patterns that closely reproduce the deposit’s internal geophysical </w:t>
                      </w:r>
                      <w:r w:rsidR="004327A2">
                        <w:t xml:space="preserve">geometry </w:t>
                      </w:r>
                      <w:r>
                        <w:t xml:space="preserve">in weighted PCA space, highlighting candidate </w:t>
                      </w:r>
                      <w:r w:rsidR="00F44C17">
                        <w:t>a</w:t>
                      </w:r>
                      <w:r w:rsidR="00A335AF">
                        <w:t>reas</w:t>
                      </w:r>
                      <w:r>
                        <w:t xml:space="preserve"> with analogous responses.</w:t>
                      </w:r>
                    </w:p>
                  </w:txbxContent>
                </v:textbox>
                <w10:wrap type="topAndBottom"/>
              </v:shape>
            </w:pict>
          </mc:Fallback>
        </mc:AlternateContent>
      </w:r>
      <w:r w:rsidR="00F50E79" w:rsidRPr="00A9426F">
        <w:rPr>
          <w:rFonts w:asciiTheme="minorHAnsi" w:hAnsiTheme="minorHAnsi" w:cstheme="minorHAnsi"/>
          <w:sz w:val="22"/>
          <w:szCs w:val="22"/>
        </w:rPr>
        <w:t xml:space="preserve">The top </w:t>
      </w:r>
      <w:r w:rsidR="0070295F" w:rsidRPr="00A9426F">
        <w:rPr>
          <w:rFonts w:asciiTheme="minorHAnsi" w:hAnsiTheme="minorHAnsi" w:cstheme="minorHAnsi"/>
          <w:sz w:val="22"/>
          <w:szCs w:val="22"/>
        </w:rPr>
        <w:t>8</w:t>
      </w:r>
      <w:r w:rsidR="00F50E79" w:rsidRPr="00A9426F">
        <w:rPr>
          <w:rFonts w:asciiTheme="minorHAnsi" w:hAnsiTheme="minorHAnsi" w:cstheme="minorHAnsi"/>
          <w:sz w:val="22"/>
          <w:szCs w:val="22"/>
        </w:rPr>
        <w:t xml:space="preserve"> </w:t>
      </w:r>
      <w:r w:rsidR="0037113E">
        <w:rPr>
          <w:rFonts w:asciiTheme="minorHAnsi" w:hAnsiTheme="minorHAnsi" w:cstheme="minorHAnsi"/>
          <w:sz w:val="22"/>
          <w:szCs w:val="22"/>
        </w:rPr>
        <w:t xml:space="preserve">prediction </w:t>
      </w:r>
      <w:r w:rsidR="00F50E79" w:rsidRPr="00A9426F">
        <w:rPr>
          <w:rFonts w:asciiTheme="minorHAnsi" w:hAnsiTheme="minorHAnsi" w:cstheme="minorHAnsi"/>
          <w:sz w:val="22"/>
          <w:szCs w:val="22"/>
        </w:rPr>
        <w:t xml:space="preserve">windows with the smallest distance are shown in </w:t>
      </w:r>
      <w:r w:rsidR="00C243B8" w:rsidRPr="00A9426F">
        <w:rPr>
          <w:rFonts w:asciiTheme="minorHAnsi" w:hAnsiTheme="minorHAnsi" w:cstheme="minorHAnsi"/>
          <w:sz w:val="22"/>
          <w:szCs w:val="22"/>
        </w:rPr>
        <w:fldChar w:fldCharType="begin"/>
      </w:r>
      <w:r w:rsidR="00C243B8" w:rsidRPr="00A9426F">
        <w:rPr>
          <w:rFonts w:asciiTheme="minorHAnsi" w:hAnsiTheme="minorHAnsi" w:cstheme="minorHAnsi"/>
          <w:sz w:val="22"/>
          <w:szCs w:val="22"/>
        </w:rPr>
        <w:instrText xml:space="preserve"> REF _Ref218759927 \h </w:instrText>
      </w:r>
      <w:r w:rsidR="0019221C" w:rsidRPr="00A9426F">
        <w:rPr>
          <w:rFonts w:asciiTheme="minorHAnsi" w:hAnsiTheme="minorHAnsi" w:cstheme="minorHAnsi"/>
          <w:sz w:val="22"/>
          <w:szCs w:val="22"/>
        </w:rPr>
        <w:instrText xml:space="preserve"> \* MERGEFORMAT </w:instrText>
      </w:r>
      <w:r w:rsidR="00C243B8" w:rsidRPr="00A9426F">
        <w:rPr>
          <w:rFonts w:asciiTheme="minorHAnsi" w:hAnsiTheme="minorHAnsi" w:cstheme="minorHAnsi"/>
          <w:sz w:val="22"/>
          <w:szCs w:val="22"/>
        </w:rPr>
      </w:r>
      <w:r w:rsidR="00C243B8" w:rsidRPr="00A9426F">
        <w:rPr>
          <w:rFonts w:asciiTheme="minorHAnsi" w:hAnsiTheme="minorHAnsi" w:cstheme="minorHAnsi"/>
          <w:sz w:val="22"/>
          <w:szCs w:val="22"/>
        </w:rPr>
        <w:fldChar w:fldCharType="separate"/>
      </w:r>
      <w:r w:rsidR="00C243B8" w:rsidRPr="00A9426F">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15</w:t>
      </w:r>
      <w:r w:rsidR="00C243B8" w:rsidRPr="00A9426F">
        <w:rPr>
          <w:rFonts w:asciiTheme="minorHAnsi" w:hAnsiTheme="minorHAnsi" w:cstheme="minorHAnsi"/>
          <w:sz w:val="22"/>
          <w:szCs w:val="22"/>
        </w:rPr>
        <w:fldChar w:fldCharType="end"/>
      </w:r>
      <w:r w:rsidR="00F50E79" w:rsidRPr="00A9426F">
        <w:rPr>
          <w:rFonts w:asciiTheme="minorHAnsi" w:hAnsiTheme="minorHAnsi" w:cstheme="minorHAnsi"/>
          <w:sz w:val="22"/>
          <w:szCs w:val="22"/>
        </w:rPr>
        <w:t xml:space="preserve">. As expected, the </w:t>
      </w:r>
      <w:r w:rsidR="00B76045" w:rsidRPr="00A9426F">
        <w:rPr>
          <w:rFonts w:asciiTheme="minorHAnsi" w:hAnsiTheme="minorHAnsi" w:cstheme="minorHAnsi"/>
          <w:sz w:val="22"/>
          <w:szCs w:val="22"/>
        </w:rPr>
        <w:t>most</w:t>
      </w:r>
      <w:r w:rsidR="00F50E79" w:rsidRPr="00A9426F">
        <w:rPr>
          <w:rFonts w:asciiTheme="minorHAnsi" w:hAnsiTheme="minorHAnsi" w:cstheme="minorHAnsi"/>
          <w:sz w:val="22"/>
          <w:szCs w:val="22"/>
        </w:rPr>
        <w:t xml:space="preserve"> similar windows </w:t>
      </w:r>
      <w:r w:rsidR="00B76045" w:rsidRPr="00A9426F">
        <w:rPr>
          <w:rFonts w:asciiTheme="minorHAnsi" w:hAnsiTheme="minorHAnsi" w:cstheme="minorHAnsi"/>
          <w:sz w:val="22"/>
          <w:szCs w:val="22"/>
        </w:rPr>
        <w:t>are</w:t>
      </w:r>
      <w:r w:rsidR="00F50E79" w:rsidRPr="00A9426F">
        <w:rPr>
          <w:rFonts w:asciiTheme="minorHAnsi" w:hAnsiTheme="minorHAnsi" w:cstheme="minorHAnsi"/>
          <w:sz w:val="22"/>
          <w:szCs w:val="22"/>
        </w:rPr>
        <w:t xml:space="preserve"> the deposit window itself and the sliding windows around it. The top </w:t>
      </w:r>
      <w:r w:rsidR="0070295F" w:rsidRPr="00A9426F">
        <w:rPr>
          <w:rFonts w:asciiTheme="minorHAnsi" w:hAnsiTheme="minorHAnsi" w:cstheme="minorHAnsi"/>
          <w:sz w:val="22"/>
          <w:szCs w:val="22"/>
        </w:rPr>
        <w:t>8</w:t>
      </w:r>
      <w:r w:rsidR="00F50E79" w:rsidRPr="00A9426F">
        <w:rPr>
          <w:rFonts w:asciiTheme="minorHAnsi" w:hAnsiTheme="minorHAnsi" w:cstheme="minorHAnsi"/>
          <w:sz w:val="22"/>
          <w:szCs w:val="22"/>
        </w:rPr>
        <w:t xml:space="preserve"> include multiple times the deposit</w:t>
      </w:r>
      <w:r w:rsidR="009427D9" w:rsidRPr="00A9426F">
        <w:rPr>
          <w:rFonts w:asciiTheme="minorHAnsi" w:hAnsiTheme="minorHAnsi" w:cstheme="minorHAnsi"/>
          <w:sz w:val="22"/>
          <w:szCs w:val="22"/>
        </w:rPr>
        <w:t>,</w:t>
      </w:r>
      <w:r w:rsidR="00F50E79" w:rsidRPr="00A9426F">
        <w:rPr>
          <w:rFonts w:asciiTheme="minorHAnsi" w:hAnsiTheme="minorHAnsi" w:cstheme="minorHAnsi"/>
          <w:sz w:val="22"/>
          <w:szCs w:val="22"/>
        </w:rPr>
        <w:t xml:space="preserve"> since we use a stride of 8 px in </w:t>
      </w:r>
      <w:r w:rsidR="009427D9" w:rsidRPr="00A9426F">
        <w:rPr>
          <w:rFonts w:asciiTheme="minorHAnsi" w:hAnsiTheme="minorHAnsi" w:cstheme="minorHAnsi"/>
          <w:sz w:val="22"/>
          <w:szCs w:val="22"/>
        </w:rPr>
        <w:t xml:space="preserve">both </w:t>
      </w:r>
      <w:r w:rsidR="00F50E79" w:rsidRPr="00A9426F">
        <w:rPr>
          <w:rFonts w:asciiTheme="minorHAnsi" w:hAnsiTheme="minorHAnsi" w:cstheme="minorHAnsi"/>
          <w:sz w:val="22"/>
          <w:szCs w:val="22"/>
        </w:rPr>
        <w:t xml:space="preserve">the </w:t>
      </w:r>
      <w:r w:rsidR="009427D9" w:rsidRPr="00A9426F">
        <w:rPr>
          <w:rFonts w:asciiTheme="minorHAnsi" w:hAnsiTheme="minorHAnsi" w:cstheme="minorHAnsi"/>
          <w:sz w:val="22"/>
          <w:szCs w:val="22"/>
        </w:rPr>
        <w:t>lateral</w:t>
      </w:r>
      <w:r w:rsidR="00F50E79" w:rsidRPr="00A9426F">
        <w:rPr>
          <w:rFonts w:asciiTheme="minorHAnsi" w:hAnsiTheme="minorHAnsi" w:cstheme="minorHAnsi"/>
          <w:sz w:val="22"/>
          <w:szCs w:val="22"/>
        </w:rPr>
        <w:t xml:space="preserve"> and </w:t>
      </w:r>
      <w:r w:rsidR="009427D9" w:rsidRPr="00A9426F">
        <w:rPr>
          <w:rFonts w:asciiTheme="minorHAnsi" w:hAnsiTheme="minorHAnsi" w:cstheme="minorHAnsi"/>
          <w:sz w:val="22"/>
          <w:szCs w:val="22"/>
        </w:rPr>
        <w:t xml:space="preserve">vertical </w:t>
      </w:r>
      <w:r w:rsidR="00F50E79" w:rsidRPr="00A9426F">
        <w:rPr>
          <w:rFonts w:asciiTheme="minorHAnsi" w:hAnsiTheme="minorHAnsi" w:cstheme="minorHAnsi"/>
          <w:sz w:val="22"/>
          <w:szCs w:val="22"/>
        </w:rPr>
        <w:t>direction</w:t>
      </w:r>
      <w:r w:rsidR="009427D9" w:rsidRPr="00A9426F">
        <w:rPr>
          <w:rFonts w:asciiTheme="minorHAnsi" w:hAnsiTheme="minorHAnsi" w:cstheme="minorHAnsi"/>
          <w:sz w:val="22"/>
          <w:szCs w:val="22"/>
        </w:rPr>
        <w:t>s</w:t>
      </w:r>
      <w:r w:rsidR="00F50E79" w:rsidRPr="00A9426F">
        <w:rPr>
          <w:rFonts w:asciiTheme="minorHAnsi" w:hAnsiTheme="minorHAnsi" w:cstheme="minorHAnsi"/>
          <w:sz w:val="22"/>
          <w:szCs w:val="22"/>
        </w:rPr>
        <w:t xml:space="preserve">. </w:t>
      </w:r>
      <w:ins w:id="78" w:author="Microsoft Word" w:date="2026-06-24T16:24:00Z" w16du:dateUtc="2026-06-24T21:24:00Z">
        <w:r w:rsidR="00000000">
          <w:rPr>
            <w:rFonts w:asciiTheme="minorHAnsi" w:hAnsiTheme="minorHAnsi" w:cstheme="minorHAnsi"/>
            <w:sz w:val="22"/>
            <w:szCs w:val="22"/>
          </w:rPr>
          <w:t>W</w:t>
        </w:r>
        <w:r w:rsidR="00000000" w:rsidRPr="00A9426F">
          <w:rPr>
            <w:rFonts w:asciiTheme="minorHAnsi" w:hAnsiTheme="minorHAnsi" w:cstheme="minorHAnsi"/>
            <w:sz w:val="22"/>
            <w:szCs w:val="22"/>
          </w:rPr>
          <w:t xml:space="preserve">indow </w:t>
        </w:r>
      </w:ins>
      <m:oMath>
        <m:sSub>
          <m:sSubPr>
            <m:ctrlPr>
              <w:ins w:id="79" w:author="Microsoft Word" w:date="2026-06-24T16:24:00Z" w16du:dateUtc="2026-06-24T21:24:00Z">
                <w:rPr>
                  <w:rFonts w:ascii="Cambria Math" w:hAnsi="Cambria Math" w:cstheme="minorHAnsi"/>
                  <w:i/>
                  <w:sz w:val="22"/>
                  <w:szCs w:val="22"/>
                </w:rPr>
              </w:ins>
            </m:ctrlPr>
          </m:sSubPr>
          <m:e>
            <m:r>
              <w:ins w:id="80" w:author="Microsoft Word" w:date="2026-06-24T16:24:00Z" w16du:dateUtc="2026-06-24T21:24:00Z">
                <w:rPr>
                  <w:rFonts w:ascii="Cambria Math" w:hAnsi="Cambria Math" w:cstheme="minorHAnsi"/>
                  <w:sz w:val="22"/>
                  <w:szCs w:val="22"/>
                </w:rPr>
                <m:t>n</m:t>
              </w:ins>
            </m:r>
            <m:r>
              <w:ins w:id="81" w:author="Microsoft Word" w:date="2026-06-24T16:24:00Z" w16du:dateUtc="2026-06-24T21:24:00Z">
                <w:rPr>
                  <w:rFonts w:ascii="Cambria Math" w:hAnsi="Cambria Math" w:cstheme="minorHAnsi"/>
                  <w:sz w:val="22"/>
                  <w:szCs w:val="22"/>
                </w:rPr>
                <m:t>=6858</m:t>
              </w:ins>
            </m:r>
          </m:e>
          <m:sub/>
        </m:sSub>
      </m:oMath>
      <w:ins w:id="82" w:author="Microsoft Word" w:date="2026-06-24T16:24:00Z" w16du:dateUtc="2026-06-24T21:24:00Z">
        <w:r w:rsidR="00000000" w:rsidRPr="00A9426F">
          <w:rPr>
            <w:rFonts w:asciiTheme="minorHAnsi" w:hAnsiTheme="minorHAnsi" w:cstheme="minorHAnsi"/>
            <w:sz w:val="22"/>
            <w:szCs w:val="22"/>
          </w:rPr>
          <w:t xml:space="preserve">, </w:t>
        </w:r>
      </w:ins>
      <w:r w:rsidR="007A6F11">
        <w:rPr>
          <w:rFonts w:asciiTheme="minorHAnsi" w:hAnsiTheme="minorHAnsi" w:cstheme="minorHAnsi"/>
          <w:sz w:val="22"/>
          <w:szCs w:val="22"/>
        </w:rPr>
        <w:t>W</w:t>
      </w:r>
      <w:r w:rsidR="00457F02" w:rsidRPr="00A9426F">
        <w:rPr>
          <w:rFonts w:asciiTheme="minorHAnsi" w:hAnsiTheme="minorHAnsi" w:cstheme="minorHAnsi"/>
          <w:sz w:val="22"/>
          <w:szCs w:val="22"/>
        </w:rPr>
        <w:t xml:space="preserve">indow </w:t>
      </w:r>
      <m:oMath>
        <m:r>
          <w:rPr>
            <w:rFonts w:ascii="Cambria Math" w:hAnsi="Cambria Math" w:cstheme="minorHAnsi"/>
            <w:sz w:val="22"/>
            <w:szCs w:val="22"/>
          </w:rPr>
          <m:t>n=6858</m:t>
        </m:r>
      </m:oMath>
      <w:r w:rsidR="00457F02" w:rsidRPr="00A9426F">
        <w:rPr>
          <w:rFonts w:asciiTheme="minorHAnsi" w:hAnsiTheme="minorHAnsi" w:cstheme="minorHAnsi"/>
          <w:sz w:val="22"/>
          <w:szCs w:val="22"/>
        </w:rPr>
        <w:t xml:space="preserve"> coincides spatially with the known IOCG [</w:t>
      </w:r>
      <w:r w:rsidR="00457F02" w:rsidRPr="00B930C6">
        <w:rPr>
          <w:rFonts w:asciiTheme="minorHAnsi" w:hAnsiTheme="minorHAnsi" w:cstheme="minorHAnsi"/>
          <w:sz w:val="22"/>
          <w:szCs w:val="22"/>
        </w:rPr>
        <w:t>deposit name</w:t>
      </w:r>
      <w:r w:rsidR="00457F02" w:rsidRPr="00A9426F">
        <w:rPr>
          <w:rFonts w:asciiTheme="minorHAnsi" w:hAnsiTheme="minorHAnsi" w:cstheme="minorHAnsi"/>
          <w:sz w:val="22"/>
          <w:szCs w:val="22"/>
        </w:rPr>
        <w:t xml:space="preserve">] and exhibits a TMI dipole </w:t>
      </w:r>
      <w:r w:rsidR="004327A2">
        <w:rPr>
          <w:rFonts w:asciiTheme="minorHAnsi" w:hAnsiTheme="minorHAnsi" w:cstheme="minorHAnsi"/>
          <w:sz w:val="22"/>
          <w:szCs w:val="22"/>
        </w:rPr>
        <w:t xml:space="preserve">geometry </w:t>
      </w:r>
      <w:r w:rsidR="00B930C6" w:rsidRPr="00B930C6">
        <w:rPr>
          <w:rFonts w:asciiTheme="minorHAnsi" w:hAnsiTheme="minorHAnsi" w:cstheme="minorHAnsi"/>
          <w:sz w:val="22"/>
          <w:szCs w:val="22"/>
        </w:rPr>
        <w:t xml:space="preserve">similar </w:t>
      </w:r>
      <w:r w:rsidR="004524ED" w:rsidRPr="00A9426F">
        <w:rPr>
          <w:rFonts w:asciiTheme="minorHAnsi" w:hAnsiTheme="minorHAnsi" w:cstheme="minorHAnsi"/>
          <w:sz w:val="22"/>
          <w:szCs w:val="22"/>
        </w:rPr>
        <w:t>to Paolo Afonso</w:t>
      </w:r>
      <w:r w:rsidR="00B930C6" w:rsidRPr="00B930C6">
        <w:rPr>
          <w:rFonts w:asciiTheme="minorHAnsi" w:hAnsiTheme="minorHAnsi" w:cstheme="minorHAnsi"/>
          <w:sz w:val="22"/>
          <w:szCs w:val="22"/>
        </w:rPr>
        <w:t>.</w:t>
      </w:r>
      <w:r w:rsidR="00B930C6">
        <w:rPr>
          <w:rFonts w:asciiTheme="minorHAnsi" w:hAnsiTheme="minorHAnsi" w:cstheme="minorHAnsi"/>
          <w:sz w:val="22"/>
          <w:szCs w:val="22"/>
        </w:rPr>
        <w:t xml:space="preserve"> </w:t>
      </w:r>
      <w:r w:rsidR="00B930C6" w:rsidRPr="00B930C6">
        <w:rPr>
          <w:rFonts w:asciiTheme="minorHAnsi" w:hAnsiTheme="minorHAnsi" w:cstheme="minorHAnsi"/>
          <w:sz w:val="22"/>
          <w:szCs w:val="22"/>
        </w:rPr>
        <w:t>It</w:t>
      </w:r>
      <w:r w:rsidR="00457F02" w:rsidRPr="00A9426F">
        <w:rPr>
          <w:rFonts w:asciiTheme="minorHAnsi" w:hAnsiTheme="minorHAnsi" w:cstheme="minorHAnsi"/>
          <w:sz w:val="22"/>
          <w:szCs w:val="22"/>
        </w:rPr>
        <w:t xml:space="preserve"> </w:t>
      </w:r>
      <w:r w:rsidR="003133D9">
        <w:rPr>
          <w:rFonts w:asciiTheme="minorHAnsi" w:hAnsiTheme="minorHAnsi" w:cstheme="minorHAnsi"/>
          <w:sz w:val="22"/>
          <w:szCs w:val="22"/>
        </w:rPr>
        <w:t>is</w:t>
      </w:r>
      <w:r w:rsidR="00457F02" w:rsidRPr="00A9426F">
        <w:rPr>
          <w:rFonts w:asciiTheme="minorHAnsi" w:hAnsiTheme="minorHAnsi" w:cstheme="minorHAnsi"/>
          <w:sz w:val="22"/>
          <w:szCs w:val="22"/>
        </w:rPr>
        <w:t xml:space="preserve"> independently identified as an analogous </w:t>
      </w:r>
      <w:r w:rsidR="00813C26">
        <w:rPr>
          <w:rFonts w:asciiTheme="minorHAnsi" w:hAnsiTheme="minorHAnsi" w:cstheme="minorHAnsi"/>
          <w:sz w:val="22"/>
          <w:szCs w:val="22"/>
        </w:rPr>
        <w:t>geometry</w:t>
      </w:r>
      <w:r w:rsidR="00457F02" w:rsidRPr="00A9426F">
        <w:rPr>
          <w:rFonts w:asciiTheme="minorHAnsi" w:hAnsiTheme="minorHAnsi" w:cstheme="minorHAnsi"/>
          <w:sz w:val="22"/>
          <w:szCs w:val="22"/>
        </w:rPr>
        <w:t xml:space="preserve"> by the similarity analysis.</w:t>
      </w:r>
    </w:p>
    <w:p w14:paraId="503DAD55" w14:textId="335D99D1" w:rsidR="00C32D27" w:rsidRPr="00A9426F" w:rsidRDefault="004524ED" w:rsidP="00650561">
      <w:pPr>
        <w:keepNext/>
        <w:spacing w:line="276" w:lineRule="auto"/>
        <w:jc w:val="both"/>
        <w:rPr>
          <w:rFonts w:asciiTheme="minorHAnsi" w:hAnsiTheme="minorHAnsi" w:cstheme="minorHAnsi"/>
          <w:sz w:val="22"/>
          <w:szCs w:val="22"/>
        </w:rPr>
      </w:pPr>
      <w:r w:rsidRPr="00A9426F">
        <w:rPr>
          <w:rFonts w:asciiTheme="minorHAnsi" w:hAnsiTheme="minorHAnsi" w:cstheme="minorHAnsi"/>
          <w:noProof/>
          <w:sz w:val="22"/>
          <w:szCs w:val="22"/>
          <w14:ligatures w14:val="standardContextual"/>
        </w:rPr>
        <w:lastRenderedPageBreak/>
        <w:drawing>
          <wp:anchor distT="0" distB="0" distL="114300" distR="114300" simplePos="0" relativeHeight="251658251" behindDoc="0" locked="0" layoutInCell="1" allowOverlap="1" wp14:anchorId="0596EA93" wp14:editId="46F8AF47">
            <wp:simplePos x="0" y="0"/>
            <wp:positionH relativeFrom="column">
              <wp:posOffset>365760</wp:posOffset>
            </wp:positionH>
            <wp:positionV relativeFrom="paragraph">
              <wp:posOffset>0</wp:posOffset>
            </wp:positionV>
            <wp:extent cx="5168900" cy="3226435"/>
            <wp:effectExtent l="0" t="0" r="0" b="0"/>
            <wp:wrapTopAndBottom/>
            <wp:docPr id="1947448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4813" name="Picture 16"/>
                    <pic:cNvPicPr/>
                  </pic:nvPicPr>
                  <pic:blipFill rotWithShape="1">
                    <a:blip r:embed="rId25" cstate="print">
                      <a:extLst>
                        <a:ext uri="{28A0092B-C50C-407E-A947-70E740481C1C}">
                          <a14:useLocalDpi xmlns:a14="http://schemas.microsoft.com/office/drawing/2010/main" val="0"/>
                        </a:ext>
                      </a:extLst>
                    </a:blip>
                    <a:srcRect t="8413" b="3360"/>
                    <a:stretch>
                      <a:fillRect/>
                    </a:stretch>
                  </pic:blipFill>
                  <pic:spPr bwMode="auto">
                    <a:xfrm>
                      <a:off x="0" y="0"/>
                      <a:ext cx="5168900" cy="32264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F22AA2" w14:textId="3D5BF9AA" w:rsidR="004524ED" w:rsidRPr="000A4CD6" w:rsidRDefault="00C32D27" w:rsidP="000A4CD6">
      <w:pPr>
        <w:pStyle w:val="Caption"/>
        <w:jc w:val="both"/>
        <w:rPr>
          <w:rFonts w:cstheme="minorHAnsi"/>
          <w:sz w:val="20"/>
          <w:szCs w:val="20"/>
        </w:rPr>
      </w:pPr>
      <w:bookmarkStart w:id="83" w:name="_Ref226398829"/>
      <w:r w:rsidRPr="000A4CD6">
        <w:rPr>
          <w:rFonts w:cstheme="minorHAnsi"/>
          <w:sz w:val="20"/>
          <w:szCs w:val="20"/>
        </w:rPr>
        <w:t xml:space="preserve">Figure </w:t>
      </w:r>
      <w:r w:rsidRPr="000A4CD6">
        <w:rPr>
          <w:rFonts w:cstheme="minorHAnsi"/>
          <w:sz w:val="20"/>
          <w:szCs w:val="20"/>
        </w:rPr>
        <w:fldChar w:fldCharType="begin"/>
      </w:r>
      <w:r w:rsidRPr="000A4CD6">
        <w:rPr>
          <w:rFonts w:cstheme="minorHAnsi"/>
          <w:sz w:val="20"/>
          <w:szCs w:val="20"/>
        </w:rPr>
        <w:instrText xml:space="preserve"> SEQ Figure \* ARABIC </w:instrText>
      </w:r>
      <w:r w:rsidRPr="000A4CD6">
        <w:rPr>
          <w:rFonts w:cstheme="minorHAnsi"/>
          <w:sz w:val="20"/>
          <w:szCs w:val="20"/>
        </w:rPr>
        <w:fldChar w:fldCharType="separate"/>
      </w:r>
      <w:r w:rsidR="00FE16EE">
        <w:rPr>
          <w:rFonts w:cstheme="minorHAnsi"/>
          <w:noProof/>
          <w:sz w:val="20"/>
          <w:szCs w:val="20"/>
        </w:rPr>
        <w:t>16</w:t>
      </w:r>
      <w:r w:rsidRPr="000A4CD6">
        <w:rPr>
          <w:rFonts w:cstheme="minorHAnsi"/>
          <w:noProof/>
          <w:sz w:val="20"/>
          <w:szCs w:val="20"/>
        </w:rPr>
        <w:fldChar w:fldCharType="end"/>
      </w:r>
      <w:bookmarkEnd w:id="83"/>
      <w:r w:rsidRPr="000A4CD6">
        <w:rPr>
          <w:rFonts w:cstheme="minorHAnsi"/>
          <w:sz w:val="20"/>
          <w:szCs w:val="20"/>
        </w:rPr>
        <w:t xml:space="preserve">. </w:t>
      </w:r>
      <w:r w:rsidR="00C0753C">
        <w:rPr>
          <w:rFonts w:cstheme="minorHAnsi"/>
          <w:sz w:val="20"/>
          <w:szCs w:val="20"/>
        </w:rPr>
        <w:t>Study</w:t>
      </w:r>
      <w:r w:rsidRPr="000A4CD6">
        <w:rPr>
          <w:rFonts w:cstheme="minorHAnsi"/>
          <w:sz w:val="20"/>
          <w:szCs w:val="20"/>
        </w:rPr>
        <w:t xml:space="preserve"> area showing the top 250 sliding windows identified by the deposit-weighted similarity analysis. </w:t>
      </w:r>
      <w:r w:rsidR="00AE5E42">
        <w:rPr>
          <w:rFonts w:cstheme="minorHAnsi"/>
          <w:sz w:val="20"/>
          <w:szCs w:val="20"/>
        </w:rPr>
        <w:t>Bright-c</w:t>
      </w:r>
      <w:r w:rsidRPr="000A4CD6">
        <w:rPr>
          <w:rFonts w:cstheme="minorHAnsi"/>
          <w:sz w:val="20"/>
          <w:szCs w:val="20"/>
        </w:rPr>
        <w:t xml:space="preserve">olored rectangles indicate windows whose TMI spatial patterns most closely resemble the reference Paulo Afonso deposit </w:t>
      </w:r>
      <w:r w:rsidR="000F7611">
        <w:rPr>
          <w:rFonts w:cstheme="minorHAnsi"/>
          <w:sz w:val="20"/>
          <w:szCs w:val="20"/>
        </w:rPr>
        <w:t>geometry</w:t>
      </w:r>
      <w:r w:rsidRPr="000A4CD6">
        <w:rPr>
          <w:rFonts w:cstheme="minorHAnsi"/>
          <w:sz w:val="20"/>
          <w:szCs w:val="20"/>
        </w:rPr>
        <w:t xml:space="preserve">, overlain on the background TMI map. The </w:t>
      </w:r>
      <w:r w:rsidR="00B64FC4">
        <w:rPr>
          <w:rFonts w:cstheme="minorHAnsi"/>
          <w:sz w:val="20"/>
          <w:szCs w:val="20"/>
        </w:rPr>
        <w:t>training deposit</w:t>
      </w:r>
      <w:r w:rsidRPr="000A4CD6">
        <w:rPr>
          <w:rFonts w:cstheme="minorHAnsi"/>
          <w:sz w:val="20"/>
          <w:szCs w:val="20"/>
        </w:rPr>
        <w:t xml:space="preserve"> and other known </w:t>
      </w:r>
      <w:r w:rsidR="00077967">
        <w:rPr>
          <w:rFonts w:cstheme="minorHAnsi"/>
          <w:sz w:val="20"/>
          <w:szCs w:val="20"/>
        </w:rPr>
        <w:t xml:space="preserve">testing </w:t>
      </w:r>
      <w:r w:rsidRPr="000A4CD6">
        <w:rPr>
          <w:rFonts w:cstheme="minorHAnsi"/>
          <w:sz w:val="20"/>
          <w:szCs w:val="20"/>
        </w:rPr>
        <w:t>mineral deposits are shown for context</w:t>
      </w:r>
      <w:r w:rsidR="00526241">
        <w:rPr>
          <w:rFonts w:cstheme="minorHAnsi"/>
          <w:sz w:val="20"/>
          <w:szCs w:val="20"/>
        </w:rPr>
        <w:t xml:space="preserve">. </w:t>
      </w:r>
      <w:r w:rsidR="009B400B">
        <w:rPr>
          <w:rFonts w:cstheme="minorHAnsi"/>
          <w:sz w:val="20"/>
          <w:szCs w:val="20"/>
        </w:rPr>
        <w:t>The prediction windows overlap with 5 testing deposits.</w:t>
      </w:r>
    </w:p>
    <w:p w14:paraId="4C7D8D3E" w14:textId="7B272265" w:rsidR="00B011D9" w:rsidRPr="00A9426F" w:rsidRDefault="00360769" w:rsidP="00650561">
      <w:pPr>
        <w:spacing w:line="276" w:lineRule="auto"/>
        <w:jc w:val="both"/>
        <w:rPr>
          <w:ins w:id="84" w:author="Microsoft Word" w:date="2026-06-24T16:24:00Z" w16du:dateUtc="2026-06-24T21:24:00Z"/>
          <w:rFonts w:asciiTheme="minorHAnsi" w:hAnsiTheme="minorHAnsi" w:cstheme="minorHAnsi"/>
          <w:sz w:val="22"/>
          <w:szCs w:val="22"/>
        </w:rPr>
      </w:pPr>
      <w:r w:rsidRPr="00A9426F">
        <w:rPr>
          <w:rFonts w:asciiTheme="minorHAnsi" w:hAnsiTheme="minorHAnsi" w:cstheme="minorHAnsi"/>
          <w:sz w:val="22"/>
          <w:szCs w:val="22"/>
        </w:rPr>
        <w:t xml:space="preserve">The top 250 prediction windows </w:t>
      </w:r>
      <w:r w:rsidR="00435B8A">
        <w:rPr>
          <w:rFonts w:asciiTheme="minorHAnsi" w:hAnsiTheme="minorHAnsi" w:cstheme="minorHAnsi"/>
          <w:sz w:val="22"/>
          <w:szCs w:val="22"/>
        </w:rPr>
        <w:t>are</w:t>
      </w:r>
      <w:r w:rsidRPr="00A9426F">
        <w:rPr>
          <w:rFonts w:asciiTheme="minorHAnsi" w:hAnsiTheme="minorHAnsi" w:cstheme="minorHAnsi"/>
          <w:sz w:val="22"/>
          <w:szCs w:val="22"/>
        </w:rPr>
        <w:t xml:space="preserve"> mapped across the demonstration area </w:t>
      </w:r>
      <w:r w:rsidR="00475F2E">
        <w:rPr>
          <w:rFonts w:asciiTheme="minorHAnsi" w:hAnsiTheme="minorHAnsi" w:cstheme="minorHAnsi"/>
          <w:sz w:val="22"/>
          <w:szCs w:val="22"/>
        </w:rPr>
        <w:t>(</w:t>
      </w:r>
      <w:r w:rsidR="0070295F" w:rsidRPr="00A9426F">
        <w:rPr>
          <w:rFonts w:asciiTheme="minorHAnsi" w:hAnsiTheme="minorHAnsi" w:cstheme="minorHAnsi"/>
          <w:sz w:val="22"/>
          <w:szCs w:val="22"/>
        </w:rPr>
        <w:fldChar w:fldCharType="begin"/>
      </w:r>
      <w:r w:rsidR="0070295F" w:rsidRPr="00A9426F">
        <w:rPr>
          <w:rFonts w:asciiTheme="minorHAnsi" w:hAnsiTheme="minorHAnsi" w:cstheme="minorHAnsi"/>
          <w:sz w:val="22"/>
          <w:szCs w:val="22"/>
        </w:rPr>
        <w:instrText xml:space="preserve"> REF _Ref226398829 \h </w:instrText>
      </w:r>
      <w:r w:rsidR="0019221C" w:rsidRPr="00A9426F">
        <w:rPr>
          <w:rFonts w:asciiTheme="minorHAnsi" w:hAnsiTheme="minorHAnsi" w:cstheme="minorHAnsi"/>
          <w:sz w:val="22"/>
          <w:szCs w:val="22"/>
        </w:rPr>
        <w:instrText xml:space="preserve"> \* MERGEFORMAT </w:instrText>
      </w:r>
      <w:r w:rsidR="0070295F" w:rsidRPr="00A9426F">
        <w:rPr>
          <w:rFonts w:asciiTheme="minorHAnsi" w:hAnsiTheme="minorHAnsi" w:cstheme="minorHAnsi"/>
          <w:sz w:val="22"/>
          <w:szCs w:val="22"/>
        </w:rPr>
      </w:r>
      <w:r w:rsidR="0070295F" w:rsidRPr="00A9426F">
        <w:rPr>
          <w:rFonts w:asciiTheme="minorHAnsi" w:hAnsiTheme="minorHAnsi" w:cstheme="minorHAnsi"/>
          <w:sz w:val="22"/>
          <w:szCs w:val="22"/>
        </w:rPr>
        <w:fldChar w:fldCharType="separate"/>
      </w:r>
      <w:r w:rsidR="0070295F" w:rsidRPr="00A9426F">
        <w:rPr>
          <w:rFonts w:asciiTheme="minorHAnsi" w:hAnsiTheme="minorHAnsi" w:cstheme="minorHAnsi"/>
          <w:sz w:val="22"/>
          <w:szCs w:val="22"/>
        </w:rPr>
        <w:t xml:space="preserve">Figure </w:t>
      </w:r>
      <w:r w:rsidR="0070295F" w:rsidRPr="00A9426F">
        <w:rPr>
          <w:rFonts w:asciiTheme="minorHAnsi" w:hAnsiTheme="minorHAnsi" w:cstheme="minorHAnsi"/>
          <w:noProof/>
          <w:sz w:val="22"/>
          <w:szCs w:val="22"/>
        </w:rPr>
        <w:t>1</w:t>
      </w:r>
      <w:r w:rsidR="00175379" w:rsidRPr="00175379">
        <w:rPr>
          <w:rFonts w:asciiTheme="minorHAnsi" w:hAnsiTheme="minorHAnsi" w:cstheme="minorHAnsi"/>
          <w:noProof/>
          <w:sz w:val="22"/>
          <w:szCs w:val="22"/>
        </w:rPr>
        <w:t>6</w:t>
      </w:r>
      <w:ins w:id="85" w:author="Microsoft Word" w:date="2026-06-24T16:24:00Z" w16du:dateUtc="2026-06-24T21:24:00Z">
        <w:r w:rsidR="0070295F" w:rsidRPr="00A9426F">
          <w:rPr>
            <w:rFonts w:asciiTheme="minorHAnsi" w:hAnsiTheme="minorHAnsi" w:cstheme="minorHAnsi"/>
            <w:noProof/>
            <w:sz w:val="22"/>
            <w:szCs w:val="22"/>
          </w:rPr>
          <w:t>5</w:t>
        </w:r>
      </w:ins>
      <w:r w:rsidR="0070295F" w:rsidRPr="00A9426F">
        <w:rPr>
          <w:rFonts w:asciiTheme="minorHAnsi" w:hAnsiTheme="minorHAnsi" w:cstheme="minorHAnsi"/>
          <w:sz w:val="22"/>
          <w:szCs w:val="22"/>
        </w:rPr>
        <w:fldChar w:fldCharType="end"/>
      </w:r>
      <w:r w:rsidR="00475F2E">
        <w:rPr>
          <w:rFonts w:asciiTheme="minorHAnsi" w:hAnsiTheme="minorHAnsi" w:cstheme="minorHAnsi"/>
          <w:sz w:val="22"/>
          <w:szCs w:val="22"/>
        </w:rPr>
        <w:t>)</w:t>
      </w:r>
      <w:r w:rsidRPr="00A9426F">
        <w:rPr>
          <w:rFonts w:asciiTheme="minorHAnsi" w:hAnsiTheme="minorHAnsi" w:cstheme="minorHAnsi"/>
          <w:sz w:val="22"/>
          <w:szCs w:val="22"/>
        </w:rPr>
        <w:t xml:space="preserve">. These windows highlight </w:t>
      </w:r>
      <w:r w:rsidR="005235DC">
        <w:rPr>
          <w:rFonts w:asciiTheme="minorHAnsi" w:hAnsiTheme="minorHAnsi" w:cstheme="minorHAnsi"/>
          <w:sz w:val="22"/>
          <w:szCs w:val="22"/>
        </w:rPr>
        <w:t>areas</w:t>
      </w:r>
      <w:r w:rsidRPr="00A9426F">
        <w:rPr>
          <w:rFonts w:asciiTheme="minorHAnsi" w:hAnsiTheme="minorHAnsi" w:cstheme="minorHAnsi"/>
          <w:sz w:val="22"/>
          <w:szCs w:val="22"/>
        </w:rPr>
        <w:t xml:space="preserve"> whose </w:t>
      </w:r>
      <w:r w:rsidR="00012062">
        <w:rPr>
          <w:rFonts w:asciiTheme="minorHAnsi" w:hAnsiTheme="minorHAnsi" w:cstheme="minorHAnsi"/>
          <w:sz w:val="22"/>
          <w:szCs w:val="22"/>
        </w:rPr>
        <w:t xml:space="preserve">geometry </w:t>
      </w:r>
      <w:r w:rsidRPr="00A9426F">
        <w:rPr>
          <w:rFonts w:asciiTheme="minorHAnsi" w:hAnsiTheme="minorHAnsi" w:cstheme="minorHAnsi"/>
          <w:sz w:val="22"/>
          <w:szCs w:val="22"/>
        </w:rPr>
        <w:t>most closely resemble</w:t>
      </w:r>
      <w:r w:rsidR="003008CB">
        <w:rPr>
          <w:rFonts w:asciiTheme="minorHAnsi" w:hAnsiTheme="minorHAnsi" w:cstheme="minorHAnsi"/>
          <w:sz w:val="22"/>
          <w:szCs w:val="22"/>
        </w:rPr>
        <w:t>s</w:t>
      </w:r>
      <w:r w:rsidRPr="00A9426F">
        <w:rPr>
          <w:rFonts w:asciiTheme="minorHAnsi" w:hAnsiTheme="minorHAnsi" w:cstheme="minorHAnsi"/>
          <w:sz w:val="22"/>
          <w:szCs w:val="22"/>
        </w:rPr>
        <w:t xml:space="preserve"> that of the </w:t>
      </w:r>
      <w:r w:rsidR="00B64FC4">
        <w:rPr>
          <w:rFonts w:asciiTheme="minorHAnsi" w:hAnsiTheme="minorHAnsi" w:cstheme="minorHAnsi"/>
          <w:sz w:val="22"/>
          <w:szCs w:val="22"/>
        </w:rPr>
        <w:t>training deposit</w:t>
      </w:r>
      <w:r w:rsidRPr="00A9426F">
        <w:rPr>
          <w:rFonts w:asciiTheme="minorHAnsi" w:hAnsiTheme="minorHAnsi" w:cstheme="minorHAnsi"/>
          <w:sz w:val="22"/>
          <w:szCs w:val="22"/>
        </w:rPr>
        <w:t xml:space="preserve">. </w:t>
      </w:r>
      <w:ins w:id="86" w:author="Microsoft Word" w:date="2026-06-24T16:24:00Z" w16du:dateUtc="2026-06-24T21:24:00Z">
        <w:r w:rsidRPr="00A9426F">
          <w:rPr>
            <w:rFonts w:asciiTheme="minorHAnsi" w:hAnsiTheme="minorHAnsi" w:cstheme="minorHAnsi"/>
            <w:sz w:val="22"/>
            <w:szCs w:val="22"/>
          </w:rPr>
          <w:t>In addition to the window overlapping the Paulo Afonso deposit, five other windows within the demonstration area coincide with known mineral occurrences</w:t>
        </w:r>
        <w:r w:rsidR="00735A93" w:rsidRPr="00A9426F">
          <w:rPr>
            <w:rFonts w:asciiTheme="minorHAnsi" w:hAnsiTheme="minorHAnsi" w:cstheme="minorHAnsi"/>
            <w:sz w:val="22"/>
            <w:szCs w:val="22"/>
          </w:rPr>
          <w:t xml:space="preserve"> </w:t>
        </w:r>
        <w:r w:rsidR="00735A93" w:rsidRPr="00A9426F">
          <w:rPr>
            <w:rFonts w:asciiTheme="minorHAnsi" w:hAnsiTheme="minorHAnsi" w:cstheme="minorHAnsi"/>
            <w:sz w:val="22"/>
            <w:szCs w:val="22"/>
          </w:rPr>
          <w:fldChar w:fldCharType="begin"/>
        </w:r>
        <w:r w:rsidR="00735A93" w:rsidRPr="00A9426F">
          <w:rPr>
            <w:rFonts w:asciiTheme="minorHAnsi" w:hAnsiTheme="minorHAnsi" w:cstheme="minorHAnsi"/>
            <w:sz w:val="22"/>
            <w:szCs w:val="22"/>
          </w:rPr>
          <w:instrText xml:space="preserve"> REF _Ref226402309 \h </w:instrText>
        </w:r>
        <w:r w:rsidR="0019221C" w:rsidRPr="00A9426F">
          <w:rPr>
            <w:rFonts w:asciiTheme="minorHAnsi" w:hAnsiTheme="minorHAnsi" w:cstheme="minorHAnsi"/>
            <w:sz w:val="22"/>
            <w:szCs w:val="22"/>
          </w:rPr>
          <w:instrText xml:space="preserve"> \* MERGEFORMAT </w:instrText>
        </w:r>
        <w:r w:rsidR="00735A93" w:rsidRPr="00A9426F">
          <w:rPr>
            <w:rFonts w:asciiTheme="minorHAnsi" w:hAnsiTheme="minorHAnsi" w:cstheme="minorHAnsi"/>
            <w:sz w:val="22"/>
            <w:szCs w:val="22"/>
          </w:rPr>
        </w:r>
        <w:r w:rsidR="00735A93" w:rsidRPr="00A9426F">
          <w:rPr>
            <w:rFonts w:asciiTheme="minorHAnsi" w:hAnsiTheme="minorHAnsi" w:cstheme="minorHAnsi"/>
            <w:sz w:val="22"/>
            <w:szCs w:val="22"/>
          </w:rPr>
          <w:fldChar w:fldCharType="separate"/>
        </w:r>
        <w:r w:rsidR="00735A93" w:rsidRPr="00A9426F">
          <w:rPr>
            <w:rFonts w:asciiTheme="minorHAnsi" w:hAnsiTheme="minorHAnsi" w:cstheme="minorHAnsi"/>
            <w:sz w:val="22"/>
            <w:szCs w:val="22"/>
          </w:rPr>
          <w:t xml:space="preserve">Figure </w:t>
        </w:r>
        <w:r w:rsidR="00735A93" w:rsidRPr="00A9426F">
          <w:rPr>
            <w:rFonts w:asciiTheme="minorHAnsi" w:hAnsiTheme="minorHAnsi" w:cstheme="minorHAnsi"/>
            <w:noProof/>
            <w:sz w:val="22"/>
            <w:szCs w:val="22"/>
          </w:rPr>
          <w:t>16</w:t>
        </w:r>
        <w:r w:rsidR="00735A93" w:rsidRPr="00A9426F">
          <w:rPr>
            <w:rFonts w:asciiTheme="minorHAnsi" w:hAnsiTheme="minorHAnsi" w:cstheme="minorHAnsi"/>
            <w:sz w:val="22"/>
            <w:szCs w:val="22"/>
          </w:rPr>
          <w:fldChar w:fldCharType="end"/>
        </w:r>
        <w:r w:rsidRPr="00A9426F">
          <w:rPr>
            <w:rFonts w:asciiTheme="minorHAnsi" w:hAnsiTheme="minorHAnsi" w:cstheme="minorHAnsi"/>
            <w:sz w:val="22"/>
            <w:szCs w:val="22"/>
          </w:rPr>
          <w:t xml:space="preserve">. These include </w:t>
        </w:r>
        <w:r w:rsidR="004E0B50" w:rsidRPr="00A9426F">
          <w:rPr>
            <w:rFonts w:asciiTheme="minorHAnsi" w:hAnsiTheme="minorHAnsi" w:cstheme="minorHAnsi"/>
            <w:sz w:val="22"/>
            <w:szCs w:val="22"/>
          </w:rPr>
          <w:t>Tucuma, Pedra Branca, and Salobo deposits</w:t>
        </w:r>
        <w:r w:rsidR="00F21EBE" w:rsidRPr="00A9426F">
          <w:rPr>
            <w:rFonts w:asciiTheme="minorHAnsi" w:hAnsiTheme="minorHAnsi" w:cstheme="minorHAnsi"/>
            <w:sz w:val="22"/>
            <w:szCs w:val="22"/>
          </w:rPr>
          <w:t xml:space="preserve"> (</w:t>
        </w:r>
        <w:r w:rsidR="00F21EBE" w:rsidRPr="00A9426F">
          <w:rPr>
            <w:rFonts w:asciiTheme="minorHAnsi" w:hAnsiTheme="minorHAnsi" w:cstheme="minorHAnsi"/>
            <w:sz w:val="22"/>
            <w:szCs w:val="22"/>
          </w:rPr>
          <w:fldChar w:fldCharType="begin"/>
        </w:r>
        <w:r w:rsidR="00F21EBE" w:rsidRPr="00A9426F">
          <w:rPr>
            <w:rFonts w:asciiTheme="minorHAnsi" w:hAnsiTheme="minorHAnsi" w:cstheme="minorHAnsi"/>
            <w:sz w:val="22"/>
            <w:szCs w:val="22"/>
          </w:rPr>
          <w:instrText xml:space="preserve"> REF _Ref226398554 \h </w:instrText>
        </w:r>
        <w:r w:rsidR="0019221C" w:rsidRPr="00A9426F">
          <w:rPr>
            <w:rFonts w:asciiTheme="minorHAnsi" w:hAnsiTheme="minorHAnsi" w:cstheme="minorHAnsi"/>
            <w:sz w:val="22"/>
            <w:szCs w:val="22"/>
          </w:rPr>
          <w:instrText xml:space="preserve"> \* MERGEFORMAT </w:instrText>
        </w:r>
        <w:r w:rsidR="00F21EBE" w:rsidRPr="00A9426F">
          <w:rPr>
            <w:rFonts w:asciiTheme="minorHAnsi" w:hAnsiTheme="minorHAnsi" w:cstheme="minorHAnsi"/>
            <w:sz w:val="22"/>
            <w:szCs w:val="22"/>
          </w:rPr>
        </w:r>
        <w:r w:rsidR="00F21EBE" w:rsidRPr="00A9426F">
          <w:rPr>
            <w:rFonts w:asciiTheme="minorHAnsi" w:hAnsiTheme="minorHAnsi" w:cstheme="minorHAnsi"/>
            <w:sz w:val="22"/>
            <w:szCs w:val="22"/>
          </w:rPr>
          <w:fldChar w:fldCharType="separate"/>
        </w:r>
        <w:r w:rsidR="00F21EBE" w:rsidRPr="00A9426F">
          <w:rPr>
            <w:rFonts w:asciiTheme="minorHAnsi" w:hAnsiTheme="minorHAnsi" w:cstheme="minorHAnsi"/>
            <w:sz w:val="22"/>
            <w:szCs w:val="22"/>
          </w:rPr>
          <w:t xml:space="preserve">Figure </w:t>
        </w:r>
        <w:r w:rsidR="00F21EBE" w:rsidRPr="00A9426F">
          <w:rPr>
            <w:rFonts w:asciiTheme="minorHAnsi" w:hAnsiTheme="minorHAnsi" w:cstheme="minorHAnsi"/>
            <w:noProof/>
            <w:sz w:val="22"/>
            <w:szCs w:val="22"/>
          </w:rPr>
          <w:t>2</w:t>
        </w:r>
        <w:r w:rsidR="00F21EBE" w:rsidRPr="00A9426F">
          <w:rPr>
            <w:rFonts w:asciiTheme="minorHAnsi" w:hAnsiTheme="minorHAnsi" w:cstheme="minorHAnsi"/>
            <w:sz w:val="22"/>
            <w:szCs w:val="22"/>
          </w:rPr>
          <w:fldChar w:fldCharType="end"/>
        </w:r>
        <w:r w:rsidR="00F21EBE" w:rsidRPr="00A9426F">
          <w:rPr>
            <w:rFonts w:asciiTheme="minorHAnsi" w:hAnsiTheme="minorHAnsi" w:cstheme="minorHAnsi"/>
            <w:sz w:val="22"/>
            <w:szCs w:val="22"/>
          </w:rPr>
          <w:t>)</w:t>
        </w:r>
        <w:r w:rsidR="007851E7">
          <w:rPr>
            <w:rFonts w:asciiTheme="minorHAnsi" w:hAnsiTheme="minorHAnsi" w:cstheme="minorHAnsi"/>
            <w:sz w:val="22"/>
            <w:szCs w:val="22"/>
          </w:rPr>
          <w:t xml:space="preserve">. These </w:t>
        </w:r>
        <w:r w:rsidR="003008CB">
          <w:rPr>
            <w:rFonts w:asciiTheme="minorHAnsi" w:hAnsiTheme="minorHAnsi" w:cstheme="minorHAnsi"/>
            <w:sz w:val="22"/>
            <w:szCs w:val="22"/>
          </w:rPr>
          <w:t>are</w:t>
        </w:r>
        <w:r w:rsidRPr="00A9426F">
          <w:rPr>
            <w:rFonts w:asciiTheme="minorHAnsi" w:hAnsiTheme="minorHAnsi" w:cstheme="minorHAnsi"/>
            <w:sz w:val="22"/>
            <w:szCs w:val="22"/>
          </w:rPr>
          <w:t xml:space="preserve"> independently identified by the similarity analysis despite not being used as reference inputs</w:t>
        </w:r>
        <w:r w:rsidR="004E0B50" w:rsidRPr="00A9426F">
          <w:rPr>
            <w:rFonts w:asciiTheme="minorHAnsi" w:hAnsiTheme="minorHAnsi" w:cstheme="minorHAnsi"/>
            <w:sz w:val="22"/>
            <w:szCs w:val="22"/>
          </w:rPr>
          <w:t>.</w:t>
        </w:r>
      </w:ins>
    </w:p>
    <w:p w14:paraId="04DAB5E5" w14:textId="1527A4BD" w:rsidR="00B011D9" w:rsidRPr="00A9426F" w:rsidRDefault="00251ABD" w:rsidP="00511F59">
      <w:pPr>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To validate the ranked predictions, all known deposits</w:t>
      </w:r>
      <w:r w:rsidR="00B011D9" w:rsidRPr="00A9426F">
        <w:rPr>
          <w:rFonts w:asciiTheme="minorHAnsi" w:hAnsiTheme="minorHAnsi" w:cstheme="minorHAnsi"/>
          <w:sz w:val="22"/>
          <w:szCs w:val="22"/>
        </w:rPr>
        <w:t>,</w:t>
      </w:r>
      <w:r w:rsidRPr="00A9426F">
        <w:rPr>
          <w:rFonts w:asciiTheme="minorHAnsi" w:hAnsiTheme="minorHAnsi" w:cstheme="minorHAnsi"/>
          <w:sz w:val="22"/>
          <w:szCs w:val="22"/>
        </w:rPr>
        <w:t xml:space="preserve"> </w:t>
      </w:r>
      <w:r w:rsidR="00B011D9" w:rsidRPr="00A9426F">
        <w:rPr>
          <w:rFonts w:asciiTheme="minorHAnsi" w:hAnsiTheme="minorHAnsi" w:cstheme="minorHAnsi"/>
          <w:sz w:val="22"/>
          <w:szCs w:val="22"/>
        </w:rPr>
        <w:t>except</w:t>
      </w:r>
      <w:r w:rsidRPr="00A9426F">
        <w:rPr>
          <w:rFonts w:asciiTheme="minorHAnsi" w:hAnsiTheme="minorHAnsi" w:cstheme="minorHAnsi"/>
          <w:sz w:val="22"/>
          <w:szCs w:val="22"/>
        </w:rPr>
        <w:t xml:space="preserve"> the </w:t>
      </w:r>
      <w:r w:rsidR="00B011D9" w:rsidRPr="00A9426F">
        <w:rPr>
          <w:rFonts w:asciiTheme="minorHAnsi" w:hAnsiTheme="minorHAnsi" w:cstheme="minorHAnsi"/>
          <w:sz w:val="22"/>
          <w:szCs w:val="22"/>
        </w:rPr>
        <w:t>training</w:t>
      </w:r>
      <w:r w:rsidRPr="00A9426F">
        <w:rPr>
          <w:rFonts w:asciiTheme="minorHAnsi" w:hAnsiTheme="minorHAnsi" w:cstheme="minorHAnsi"/>
          <w:sz w:val="22"/>
          <w:szCs w:val="22"/>
        </w:rPr>
        <w:t xml:space="preserve"> deposit</w:t>
      </w:r>
      <w:r w:rsidR="00B011D9" w:rsidRPr="00A9426F">
        <w:rPr>
          <w:rFonts w:asciiTheme="minorHAnsi" w:hAnsiTheme="minorHAnsi" w:cstheme="minorHAnsi"/>
          <w:sz w:val="22"/>
          <w:szCs w:val="22"/>
        </w:rPr>
        <w:t>,</w:t>
      </w:r>
      <w:r w:rsidRPr="00A9426F">
        <w:rPr>
          <w:rFonts w:asciiTheme="minorHAnsi" w:hAnsiTheme="minorHAnsi" w:cstheme="minorHAnsi"/>
          <w:sz w:val="22"/>
          <w:szCs w:val="22"/>
        </w:rPr>
        <w:t xml:space="preserve"> </w:t>
      </w:r>
      <w:r w:rsidR="00F30BD1">
        <w:rPr>
          <w:rFonts w:asciiTheme="minorHAnsi" w:hAnsiTheme="minorHAnsi" w:cstheme="minorHAnsi"/>
          <w:sz w:val="22"/>
          <w:szCs w:val="22"/>
        </w:rPr>
        <w:t>are</w:t>
      </w:r>
      <w:r w:rsidRPr="00A9426F">
        <w:rPr>
          <w:rFonts w:asciiTheme="minorHAnsi" w:hAnsiTheme="minorHAnsi" w:cstheme="minorHAnsi"/>
          <w:sz w:val="22"/>
          <w:szCs w:val="22"/>
        </w:rPr>
        <w:t xml:space="preserve"> treated as test deposits</w:t>
      </w:r>
      <w:r w:rsidR="00AA11BA">
        <w:rPr>
          <w:rFonts w:asciiTheme="minorHAnsi" w:hAnsiTheme="minorHAnsi" w:cstheme="minorHAnsi"/>
          <w:sz w:val="22"/>
          <w:szCs w:val="22"/>
        </w:rPr>
        <w:t xml:space="preserve"> (</w:t>
      </w:r>
      <w:r w:rsidR="00AA11BA">
        <w:rPr>
          <w:rFonts w:asciiTheme="minorHAnsi" w:hAnsiTheme="minorHAnsi" w:cstheme="minorHAnsi"/>
          <w:sz w:val="22"/>
          <w:szCs w:val="22"/>
        </w:rPr>
        <w:fldChar w:fldCharType="begin"/>
      </w:r>
      <w:r w:rsidR="00AA11BA">
        <w:rPr>
          <w:rFonts w:asciiTheme="minorHAnsi" w:hAnsiTheme="minorHAnsi" w:cstheme="minorHAnsi"/>
          <w:sz w:val="22"/>
          <w:szCs w:val="22"/>
        </w:rPr>
        <w:instrText xml:space="preserve"> REF _Ref226409701 \h </w:instrText>
      </w:r>
      <w:r w:rsidR="00AA11BA">
        <w:rPr>
          <w:rFonts w:asciiTheme="minorHAnsi" w:hAnsiTheme="minorHAnsi" w:cstheme="minorHAnsi"/>
          <w:sz w:val="22"/>
          <w:szCs w:val="22"/>
        </w:rPr>
      </w:r>
      <w:r w:rsidR="00AA11BA">
        <w:rPr>
          <w:rFonts w:asciiTheme="minorHAnsi" w:hAnsiTheme="minorHAnsi" w:cstheme="minorHAnsi"/>
          <w:sz w:val="22"/>
          <w:szCs w:val="22"/>
        </w:rPr>
        <w:fldChar w:fldCharType="separate"/>
      </w:r>
      <w:r w:rsidR="00AA11BA" w:rsidRPr="00A9426F">
        <w:rPr>
          <w:rFonts w:cstheme="minorHAnsi"/>
          <w:sz w:val="22"/>
          <w:szCs w:val="22"/>
        </w:rPr>
        <w:t xml:space="preserve">Table </w:t>
      </w:r>
      <w:r w:rsidR="00AA11BA">
        <w:rPr>
          <w:rFonts w:cstheme="minorHAnsi"/>
          <w:noProof/>
          <w:sz w:val="22"/>
          <w:szCs w:val="22"/>
        </w:rPr>
        <w:t>1</w:t>
      </w:r>
      <w:r w:rsidR="00AA11BA">
        <w:rPr>
          <w:rFonts w:asciiTheme="minorHAnsi" w:hAnsiTheme="minorHAnsi" w:cstheme="minorHAnsi"/>
          <w:sz w:val="22"/>
          <w:szCs w:val="22"/>
        </w:rPr>
        <w:fldChar w:fldCharType="end"/>
      </w:r>
      <w:r w:rsidR="00AA11BA">
        <w:rPr>
          <w:rFonts w:asciiTheme="minorHAnsi" w:hAnsiTheme="minorHAnsi" w:cstheme="minorHAnsi"/>
          <w:sz w:val="22"/>
          <w:szCs w:val="22"/>
        </w:rPr>
        <w:t>)</w:t>
      </w:r>
      <w:r w:rsidR="009B5DDF">
        <w:rPr>
          <w:rFonts w:asciiTheme="minorHAnsi" w:hAnsiTheme="minorHAnsi" w:cstheme="minorHAnsi"/>
          <w:sz w:val="22"/>
          <w:szCs w:val="22"/>
        </w:rPr>
        <w:t>.</w:t>
      </w:r>
      <w:ins w:id="87" w:author="Microsoft Word" w:date="2026-06-24T16:24:00Z" w16du:dateUtc="2026-06-24T21:24:00Z">
        <w:r w:rsidR="009B5DDF">
          <w:rPr>
            <w:rFonts w:asciiTheme="minorHAnsi" w:hAnsiTheme="minorHAnsi" w:cstheme="minorHAnsi"/>
            <w:sz w:val="22"/>
            <w:szCs w:val="22"/>
          </w:rPr>
          <w:t>.</w:t>
        </w:r>
      </w:ins>
      <w:r w:rsidR="009B5DDF">
        <w:rPr>
          <w:rFonts w:asciiTheme="minorHAnsi" w:hAnsiTheme="minorHAnsi" w:cstheme="minorHAnsi"/>
          <w:sz w:val="22"/>
          <w:szCs w:val="22"/>
        </w:rPr>
        <w:t xml:space="preserve"> </w:t>
      </w:r>
      <w:r w:rsidR="00A11FE1" w:rsidRPr="00A11FE1">
        <w:rPr>
          <w:rFonts w:asciiTheme="minorHAnsi" w:hAnsiTheme="minorHAnsi" w:cstheme="minorHAnsi"/>
          <w:sz w:val="22"/>
          <w:szCs w:val="22"/>
        </w:rPr>
        <w:t>We then evaluate whether the ranked prediction windows overlap the areas of these test deposits</w:t>
      </w:r>
      <w:r w:rsidR="001A7D6A">
        <w:rPr>
          <w:rFonts w:asciiTheme="minorHAnsi" w:hAnsiTheme="minorHAnsi" w:cstheme="minorHAnsi"/>
          <w:sz w:val="22"/>
          <w:szCs w:val="22"/>
        </w:rPr>
        <w:t xml:space="preserve"> (</w:t>
      </w:r>
      <w:r w:rsidR="001A7D6A">
        <w:rPr>
          <w:rFonts w:asciiTheme="minorHAnsi" w:hAnsiTheme="minorHAnsi" w:cstheme="minorHAnsi"/>
          <w:sz w:val="22"/>
          <w:szCs w:val="22"/>
        </w:rPr>
        <w:fldChar w:fldCharType="begin"/>
      </w:r>
      <w:r w:rsidR="001A7D6A">
        <w:rPr>
          <w:rFonts w:asciiTheme="minorHAnsi" w:hAnsiTheme="minorHAnsi" w:cstheme="minorHAnsi"/>
          <w:sz w:val="22"/>
          <w:szCs w:val="22"/>
        </w:rPr>
        <w:instrText xml:space="preserve"> REF _Ref226402309 \h  \* MERGEFORMAT </w:instrText>
      </w:r>
      <w:r w:rsidR="001A7D6A">
        <w:rPr>
          <w:rFonts w:asciiTheme="minorHAnsi" w:hAnsiTheme="minorHAnsi" w:cstheme="minorHAnsi"/>
          <w:sz w:val="22"/>
          <w:szCs w:val="22"/>
        </w:rPr>
      </w:r>
      <w:r w:rsidR="001A7D6A">
        <w:rPr>
          <w:rFonts w:asciiTheme="minorHAnsi" w:hAnsiTheme="minorHAnsi" w:cstheme="minorHAnsi"/>
          <w:sz w:val="22"/>
          <w:szCs w:val="22"/>
        </w:rPr>
        <w:fldChar w:fldCharType="separate"/>
      </w:r>
      <w:r w:rsidR="00175379" w:rsidRPr="00175379">
        <w:rPr>
          <w:rFonts w:asciiTheme="minorHAnsi" w:hAnsiTheme="minorHAnsi" w:cstheme="minorHAnsi"/>
          <w:sz w:val="22"/>
          <w:szCs w:val="22"/>
        </w:rPr>
        <w:t>Figure 17</w:t>
      </w:r>
      <w:r w:rsidR="001A7D6A">
        <w:rPr>
          <w:rFonts w:asciiTheme="minorHAnsi" w:hAnsiTheme="minorHAnsi" w:cstheme="minorHAnsi"/>
          <w:sz w:val="22"/>
          <w:szCs w:val="22"/>
        </w:rPr>
        <w:fldChar w:fldCharType="end"/>
      </w:r>
      <w:r w:rsidR="001A7D6A">
        <w:rPr>
          <w:rFonts w:asciiTheme="minorHAnsi" w:hAnsiTheme="minorHAnsi" w:cstheme="minorHAnsi"/>
          <w:sz w:val="22"/>
          <w:szCs w:val="22"/>
        </w:rPr>
        <w:t>)</w:t>
      </w:r>
      <w:r w:rsidR="00A11FE1" w:rsidRPr="00A11FE1">
        <w:rPr>
          <w:rFonts w:asciiTheme="minorHAnsi" w:hAnsiTheme="minorHAnsi" w:cstheme="minorHAnsi"/>
          <w:sz w:val="22"/>
          <w:szCs w:val="22"/>
        </w:rPr>
        <w:t>.</w:t>
      </w:r>
      <w:ins w:id="88" w:author="Microsoft Word" w:date="2026-06-24T16:24:00Z" w16du:dateUtc="2026-06-24T21:24:00Z">
        <w:r w:rsidR="00A11FE1" w:rsidRPr="00A11FE1">
          <w:rPr>
            <w:rFonts w:asciiTheme="minorHAnsi" w:hAnsiTheme="minorHAnsi" w:cstheme="minorHAnsi"/>
            <w:sz w:val="22"/>
            <w:szCs w:val="22"/>
          </w:rPr>
          <w:t>.</w:t>
        </w:r>
      </w:ins>
      <w:r w:rsidRPr="00A9426F">
        <w:rPr>
          <w:rFonts w:asciiTheme="minorHAnsi" w:hAnsiTheme="minorHAnsi" w:cstheme="minorHAnsi"/>
          <w:sz w:val="22"/>
          <w:szCs w:val="22"/>
        </w:rPr>
        <w:t xml:space="preserve"> </w:t>
      </w:r>
      <w:r w:rsidR="00B011D9" w:rsidRPr="00A9426F">
        <w:rPr>
          <w:rFonts w:asciiTheme="minorHAnsi" w:hAnsiTheme="minorHAnsi" w:cstheme="minorHAnsi"/>
          <w:sz w:val="22"/>
          <w:szCs w:val="22"/>
        </w:rPr>
        <w:t xml:space="preserve">For each rank level, the footprint of the predicted window </w:t>
      </w:r>
      <w:r w:rsidR="00F30BD1">
        <w:rPr>
          <w:rFonts w:asciiTheme="minorHAnsi" w:hAnsiTheme="minorHAnsi" w:cstheme="minorHAnsi"/>
          <w:sz w:val="22"/>
          <w:szCs w:val="22"/>
        </w:rPr>
        <w:t>is</w:t>
      </w:r>
      <w:r w:rsidR="00B011D9" w:rsidRPr="00A9426F">
        <w:rPr>
          <w:rFonts w:asciiTheme="minorHAnsi" w:hAnsiTheme="minorHAnsi" w:cstheme="minorHAnsi"/>
          <w:sz w:val="22"/>
          <w:szCs w:val="22"/>
        </w:rPr>
        <w:t xml:space="preserve"> intersected with each test deposit</w:t>
      </w:r>
      <w:r w:rsidR="0060497E">
        <w:rPr>
          <w:rFonts w:asciiTheme="minorHAnsi" w:hAnsiTheme="minorHAnsi" w:cstheme="minorHAnsi"/>
          <w:sz w:val="22"/>
          <w:szCs w:val="22"/>
        </w:rPr>
        <w:t xml:space="preserve">. </w:t>
      </w:r>
      <w:r w:rsidR="00CF313E">
        <w:rPr>
          <w:rFonts w:asciiTheme="minorHAnsi" w:hAnsiTheme="minorHAnsi" w:cstheme="minorHAnsi"/>
          <w:sz w:val="22"/>
          <w:szCs w:val="22"/>
        </w:rPr>
        <w:t>O</w:t>
      </w:r>
      <w:r w:rsidR="00B011D9" w:rsidRPr="00A9426F">
        <w:rPr>
          <w:rFonts w:asciiTheme="minorHAnsi" w:hAnsiTheme="minorHAnsi" w:cstheme="minorHAnsi"/>
          <w:sz w:val="22"/>
          <w:szCs w:val="22"/>
        </w:rPr>
        <w:t xml:space="preserve">verlap </w:t>
      </w:r>
      <w:ins w:id="89" w:author="Microsoft Word" w:date="2026-06-24T16:24:00Z" w16du:dateUtc="2026-06-24T21:24:00Z">
        <w:r w:rsidR="0060497E">
          <w:rPr>
            <w:rFonts w:asciiTheme="minorHAnsi" w:hAnsiTheme="minorHAnsi" w:cstheme="minorHAnsi"/>
            <w:sz w:val="22"/>
            <w:szCs w:val="22"/>
          </w:rPr>
          <w:t>. T</w:t>
        </w:r>
        <w:r w:rsidR="00B011D9" w:rsidRPr="00A9426F">
          <w:rPr>
            <w:rFonts w:asciiTheme="minorHAnsi" w:hAnsiTheme="minorHAnsi" w:cstheme="minorHAnsi"/>
            <w:sz w:val="22"/>
            <w:szCs w:val="22"/>
          </w:rPr>
          <w:t xml:space="preserve">he recovered area </w:t>
        </w:r>
        <w:r w:rsidR="00F30BD1">
          <w:rPr>
            <w:rFonts w:asciiTheme="minorHAnsi" w:hAnsiTheme="minorHAnsi" w:cstheme="minorHAnsi"/>
            <w:sz w:val="22"/>
            <w:szCs w:val="22"/>
          </w:rPr>
          <w:t>is</w:t>
        </w:r>
        <w:r w:rsidR="00B011D9" w:rsidRPr="00A9426F">
          <w:rPr>
            <w:rFonts w:asciiTheme="minorHAnsi" w:hAnsiTheme="minorHAnsi" w:cstheme="minorHAnsi"/>
            <w:sz w:val="22"/>
            <w:szCs w:val="22"/>
          </w:rPr>
          <w:t xml:space="preserve"> accumulated using the union of intersections</w:t>
        </w:r>
        <w:r w:rsidR="00CF313E">
          <w:rPr>
            <w:rFonts w:asciiTheme="minorHAnsi" w:hAnsiTheme="minorHAnsi" w:cstheme="minorHAnsi"/>
            <w:sz w:val="22"/>
            <w:szCs w:val="22"/>
          </w:rPr>
          <w:t>,</w:t>
        </w:r>
        <w:r w:rsidR="00B011D9" w:rsidRPr="00A9426F">
          <w:rPr>
            <w:rFonts w:asciiTheme="minorHAnsi" w:hAnsiTheme="minorHAnsi" w:cstheme="minorHAnsi"/>
            <w:sz w:val="22"/>
            <w:szCs w:val="22"/>
          </w:rPr>
          <w:t xml:space="preserve"> so that overlapping prediction windows within the same deposit </w:t>
        </w:r>
        <w:r w:rsidR="00E26074">
          <w:rPr>
            <w:rFonts w:asciiTheme="minorHAnsi" w:hAnsiTheme="minorHAnsi" w:cstheme="minorHAnsi"/>
            <w:sz w:val="22"/>
            <w:szCs w:val="22"/>
          </w:rPr>
          <w:t>a</w:t>
        </w:r>
        <w:r w:rsidR="00B011D9" w:rsidRPr="00A9426F">
          <w:rPr>
            <w:rFonts w:asciiTheme="minorHAnsi" w:hAnsiTheme="minorHAnsi" w:cstheme="minorHAnsi"/>
            <w:sz w:val="22"/>
            <w:szCs w:val="22"/>
          </w:rPr>
          <w:t xml:space="preserve">re counted </w:t>
        </w:r>
        <w:r w:rsidR="00CF313E">
          <w:rPr>
            <w:rFonts w:asciiTheme="minorHAnsi" w:hAnsiTheme="minorHAnsi" w:cstheme="minorHAnsi"/>
            <w:sz w:val="22"/>
            <w:szCs w:val="22"/>
          </w:rPr>
          <w:t>only</w:t>
        </w:r>
        <w:r w:rsidR="00B011D9" w:rsidRPr="00A9426F">
          <w:rPr>
            <w:rFonts w:asciiTheme="minorHAnsi" w:hAnsiTheme="minorHAnsi" w:cstheme="minorHAnsi"/>
            <w:sz w:val="22"/>
            <w:szCs w:val="22"/>
          </w:rPr>
          <w:t xml:space="preserve"> once. This yield</w:t>
        </w:r>
        <w:r w:rsidR="00E26074">
          <w:rPr>
            <w:rFonts w:asciiTheme="minorHAnsi" w:hAnsiTheme="minorHAnsi" w:cstheme="minorHAnsi"/>
            <w:sz w:val="22"/>
            <w:szCs w:val="22"/>
          </w:rPr>
          <w:t>s</w:t>
        </w:r>
        <w:r w:rsidR="00B011D9" w:rsidRPr="00A9426F">
          <w:rPr>
            <w:rFonts w:asciiTheme="minorHAnsi" w:hAnsiTheme="minorHAnsi" w:cstheme="minorHAnsi"/>
            <w:sz w:val="22"/>
            <w:szCs w:val="22"/>
          </w:rPr>
          <w:t xml:space="preserve"> both deposit-specific recovered fractions and an area-weighted cumulative recovery curve for the total test-deposit area. </w:t>
        </w:r>
        <w:r w:rsidR="00CF313E">
          <w:rPr>
            <w:rFonts w:asciiTheme="minorHAnsi" w:hAnsiTheme="minorHAnsi" w:cstheme="minorHAnsi"/>
            <w:sz w:val="22"/>
            <w:szCs w:val="22"/>
          </w:rPr>
          <w:t>O</w:t>
        </w:r>
        <w:r w:rsidR="00B011D9" w:rsidRPr="00A9426F">
          <w:rPr>
            <w:rFonts w:asciiTheme="minorHAnsi" w:hAnsiTheme="minorHAnsi" w:cstheme="minorHAnsi"/>
            <w:sz w:val="22"/>
            <w:szCs w:val="22"/>
          </w:rPr>
          <w:t xml:space="preserve">verlap </w:t>
        </w:r>
      </w:ins>
      <w:r w:rsidR="00B011D9" w:rsidRPr="00A9426F">
        <w:rPr>
          <w:rFonts w:asciiTheme="minorHAnsi" w:hAnsiTheme="minorHAnsi" w:cstheme="minorHAnsi"/>
          <w:sz w:val="22"/>
          <w:szCs w:val="22"/>
        </w:rPr>
        <w:t xml:space="preserve">events </w:t>
      </w:r>
      <w:r w:rsidR="00E26074">
        <w:rPr>
          <w:rFonts w:asciiTheme="minorHAnsi" w:hAnsiTheme="minorHAnsi" w:cstheme="minorHAnsi"/>
          <w:sz w:val="22"/>
          <w:szCs w:val="22"/>
        </w:rPr>
        <w:t>are</w:t>
      </w:r>
      <w:r w:rsidR="00B011D9" w:rsidRPr="00A9426F">
        <w:rPr>
          <w:rFonts w:asciiTheme="minorHAnsi" w:hAnsiTheme="minorHAnsi" w:cstheme="minorHAnsi"/>
          <w:sz w:val="22"/>
          <w:szCs w:val="22"/>
        </w:rPr>
        <w:t xml:space="preserve"> recorded whenever a predicted window intersected a test deposit</w:t>
      </w:r>
      <w:r w:rsidR="00CF313E">
        <w:rPr>
          <w:rFonts w:asciiTheme="minorHAnsi" w:hAnsiTheme="minorHAnsi" w:cstheme="minorHAnsi"/>
          <w:sz w:val="22"/>
          <w:szCs w:val="22"/>
        </w:rPr>
        <w:t>. H</w:t>
      </w:r>
      <w:r w:rsidR="00B011D9" w:rsidRPr="00A9426F">
        <w:rPr>
          <w:rFonts w:asciiTheme="minorHAnsi" w:hAnsiTheme="minorHAnsi" w:cstheme="minorHAnsi"/>
          <w:sz w:val="22"/>
          <w:szCs w:val="22"/>
        </w:rPr>
        <w:t xml:space="preserve">it events </w:t>
      </w:r>
      <w:r w:rsidR="00E26074">
        <w:rPr>
          <w:rFonts w:asciiTheme="minorHAnsi" w:hAnsiTheme="minorHAnsi" w:cstheme="minorHAnsi"/>
          <w:sz w:val="22"/>
          <w:szCs w:val="22"/>
        </w:rPr>
        <w:t>are</w:t>
      </w:r>
      <w:r w:rsidR="00B011D9" w:rsidRPr="00A9426F">
        <w:rPr>
          <w:rFonts w:asciiTheme="minorHAnsi" w:hAnsiTheme="minorHAnsi" w:cstheme="minorHAnsi"/>
          <w:sz w:val="22"/>
          <w:szCs w:val="22"/>
        </w:rPr>
        <w:t xml:space="preserve"> defined as the first rank at which a deposit reached the minimum coverage threshold of 50%. </w:t>
      </w:r>
    </w:p>
    <w:p w14:paraId="3FD61F14" w14:textId="77777777" w:rsidR="00735A93" w:rsidRPr="00A9426F" w:rsidRDefault="00735A93" w:rsidP="00650561">
      <w:pPr>
        <w:keepNext/>
        <w:spacing w:line="276" w:lineRule="auto"/>
        <w:jc w:val="center"/>
        <w:rPr>
          <w:rFonts w:asciiTheme="minorHAnsi" w:hAnsiTheme="minorHAnsi" w:cstheme="minorHAnsi"/>
          <w:sz w:val="22"/>
          <w:szCs w:val="22"/>
        </w:rPr>
      </w:pPr>
      <w:r w:rsidRPr="00A9426F">
        <w:rPr>
          <w:rFonts w:asciiTheme="minorHAnsi" w:hAnsiTheme="minorHAnsi" w:cstheme="minorHAnsi"/>
          <w:noProof/>
          <w:sz w:val="22"/>
          <w:szCs w:val="22"/>
          <w14:ligatures w14:val="standardContextual"/>
        </w:rPr>
        <w:lastRenderedPageBreak/>
        <w:drawing>
          <wp:inline distT="0" distB="0" distL="0" distR="0" wp14:anchorId="11614782" wp14:editId="31AD6D13">
            <wp:extent cx="3784830" cy="3017520"/>
            <wp:effectExtent l="0" t="0" r="0" b="5080"/>
            <wp:docPr id="16258950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95042" name="Picture 1625895042"/>
                    <pic:cNvPicPr/>
                  </pic:nvPicPr>
                  <pic:blipFill rotWithShape="1">
                    <a:blip r:embed="rId26" cstate="print">
                      <a:extLst>
                        <a:ext uri="{28A0092B-C50C-407E-A947-70E740481C1C}">
                          <a14:useLocalDpi xmlns:a14="http://schemas.microsoft.com/office/drawing/2010/main" val="0"/>
                        </a:ext>
                      </a:extLst>
                    </a:blip>
                    <a:srcRect l="49949" t="6753" b="47152"/>
                    <a:stretch>
                      <a:fillRect/>
                    </a:stretch>
                  </pic:blipFill>
                  <pic:spPr bwMode="auto">
                    <a:xfrm>
                      <a:off x="0" y="0"/>
                      <a:ext cx="3784830" cy="3017520"/>
                    </a:xfrm>
                    <a:prstGeom prst="rect">
                      <a:avLst/>
                    </a:prstGeom>
                    <a:ln>
                      <a:noFill/>
                    </a:ln>
                    <a:extLst>
                      <a:ext uri="{53640926-AAD7-44D8-BBD7-CCE9431645EC}">
                        <a14:shadowObscured xmlns:a14="http://schemas.microsoft.com/office/drawing/2010/main"/>
                      </a:ext>
                    </a:extLst>
                  </pic:spPr>
                </pic:pic>
              </a:graphicData>
            </a:graphic>
          </wp:inline>
        </w:drawing>
      </w:r>
    </w:p>
    <w:p w14:paraId="6DCAA0DB" w14:textId="04E98C3B" w:rsidR="0053430C" w:rsidRPr="00C84D33" w:rsidRDefault="00735A93" w:rsidP="00C84D33">
      <w:pPr>
        <w:pStyle w:val="Caption"/>
        <w:jc w:val="center"/>
        <w:rPr>
          <w:rFonts w:cstheme="minorHAnsi"/>
          <w:sz w:val="20"/>
          <w:szCs w:val="20"/>
        </w:rPr>
      </w:pPr>
      <w:bookmarkStart w:id="90" w:name="_Ref226402309"/>
      <w:r w:rsidRPr="00C84D33">
        <w:rPr>
          <w:rFonts w:cstheme="minorHAnsi"/>
          <w:sz w:val="20"/>
          <w:szCs w:val="20"/>
        </w:rPr>
        <w:t xml:space="preserve">Figure </w:t>
      </w:r>
      <w:r w:rsidRPr="00C84D33">
        <w:rPr>
          <w:rFonts w:cstheme="minorHAnsi"/>
          <w:sz w:val="20"/>
          <w:szCs w:val="20"/>
        </w:rPr>
        <w:fldChar w:fldCharType="begin"/>
      </w:r>
      <w:r w:rsidRPr="00C84D33">
        <w:rPr>
          <w:rFonts w:cstheme="minorHAnsi"/>
          <w:sz w:val="20"/>
          <w:szCs w:val="20"/>
        </w:rPr>
        <w:instrText xml:space="preserve"> SEQ Figure \* ARABIC </w:instrText>
      </w:r>
      <w:r w:rsidRPr="00C84D33">
        <w:rPr>
          <w:rFonts w:cstheme="minorHAnsi"/>
          <w:sz w:val="20"/>
          <w:szCs w:val="20"/>
        </w:rPr>
        <w:fldChar w:fldCharType="separate"/>
      </w:r>
      <w:r w:rsidR="00FE16EE">
        <w:rPr>
          <w:rFonts w:cstheme="minorHAnsi"/>
          <w:noProof/>
          <w:sz w:val="20"/>
          <w:szCs w:val="20"/>
        </w:rPr>
        <w:t>17</w:t>
      </w:r>
      <w:r w:rsidRPr="00C84D33">
        <w:rPr>
          <w:rFonts w:cstheme="minorHAnsi"/>
          <w:sz w:val="20"/>
          <w:szCs w:val="20"/>
        </w:rPr>
        <w:fldChar w:fldCharType="end"/>
      </w:r>
      <w:bookmarkEnd w:id="90"/>
      <w:r w:rsidRPr="00C84D33">
        <w:rPr>
          <w:rFonts w:cstheme="minorHAnsi"/>
          <w:sz w:val="20"/>
          <w:szCs w:val="20"/>
        </w:rPr>
        <w:t>. Cumulative recovered fraction versus prediction rank for Training Deposit #6, comparing Raw Univariate TMI and Spatial PCA Univariate TMI (k = 17). Yellow markers denote overlap events and red markers denote hit events</w:t>
      </w:r>
      <w:r w:rsidR="00843096">
        <w:rPr>
          <w:rFonts w:cstheme="minorHAnsi"/>
          <w:sz w:val="20"/>
          <w:szCs w:val="20"/>
        </w:rPr>
        <w:t>. L</w:t>
      </w:r>
      <w:r w:rsidRPr="00C84D33">
        <w:rPr>
          <w:rFonts w:cstheme="minorHAnsi"/>
          <w:sz w:val="20"/>
          <w:szCs w:val="20"/>
        </w:rPr>
        <w:t>abels indica</w:t>
      </w:r>
      <w:r w:rsidR="00843096">
        <w:rPr>
          <w:rFonts w:cstheme="minorHAnsi"/>
          <w:sz w:val="20"/>
          <w:szCs w:val="20"/>
        </w:rPr>
        <w:t>te</w:t>
      </w:r>
      <w:r w:rsidRPr="00C84D33">
        <w:rPr>
          <w:rFonts w:cstheme="minorHAnsi"/>
          <w:sz w:val="20"/>
          <w:szCs w:val="20"/>
        </w:rPr>
        <w:t xml:space="preserve"> the corresponding</w:t>
      </w:r>
      <w:r w:rsidR="000B4C35">
        <w:rPr>
          <w:rFonts w:cstheme="minorHAnsi"/>
          <w:sz w:val="20"/>
          <w:szCs w:val="20"/>
        </w:rPr>
        <w:t xml:space="preserve"> testing </w:t>
      </w:r>
      <w:r w:rsidRPr="00C84D33">
        <w:rPr>
          <w:rFonts w:cstheme="minorHAnsi"/>
          <w:sz w:val="20"/>
          <w:szCs w:val="20"/>
        </w:rPr>
        <w:t>deposit</w:t>
      </w:r>
      <w:r w:rsidR="006309A7">
        <w:rPr>
          <w:rFonts w:cstheme="minorHAnsi"/>
          <w:sz w:val="20"/>
          <w:szCs w:val="20"/>
        </w:rPr>
        <w:t xml:space="preserve"> IDs</w:t>
      </w:r>
      <w:r w:rsidR="00843096">
        <w:rPr>
          <w:rFonts w:cstheme="minorHAnsi"/>
          <w:sz w:val="20"/>
          <w:szCs w:val="20"/>
        </w:rPr>
        <w:t xml:space="preserve"> that were hit.</w:t>
      </w:r>
    </w:p>
    <w:p w14:paraId="07DDD711" w14:textId="17DF79B1" w:rsidR="00B011D9" w:rsidRPr="00A9426F" w:rsidRDefault="00B011D9" w:rsidP="00650561">
      <w:pPr>
        <w:spacing w:before="240" w:line="276" w:lineRule="auto"/>
        <w:jc w:val="both"/>
        <w:rPr>
          <w:rFonts w:asciiTheme="minorHAnsi" w:hAnsiTheme="minorHAnsi" w:cstheme="minorHAnsi"/>
          <w:sz w:val="22"/>
          <w:szCs w:val="22"/>
        </w:rPr>
      </w:pPr>
      <w:r w:rsidRPr="00A9426F">
        <w:rPr>
          <w:rFonts w:asciiTheme="minorHAnsi" w:hAnsiTheme="minorHAnsi" w:cstheme="minorHAnsi"/>
          <w:sz w:val="22"/>
          <w:szCs w:val="22"/>
        </w:rPr>
        <w:t>To provide a transparent baseline against which the contribution of spatial PCA could be evaluated, we also consider a raw comparison method</w:t>
      </w:r>
      <w:r w:rsidR="00751271">
        <w:rPr>
          <w:rFonts w:asciiTheme="minorHAnsi" w:hAnsiTheme="minorHAnsi" w:cstheme="minorHAnsi"/>
          <w:sz w:val="22"/>
          <w:szCs w:val="22"/>
        </w:rPr>
        <w:t xml:space="preserve">. </w:t>
      </w:r>
      <w:r w:rsidRPr="00A9426F">
        <w:rPr>
          <w:rFonts w:asciiTheme="minorHAnsi" w:hAnsiTheme="minorHAnsi" w:cstheme="minorHAnsi"/>
          <w:sz w:val="22"/>
          <w:szCs w:val="22"/>
        </w:rPr>
        <w:t xml:space="preserve"> </w:t>
      </w:r>
      <w:r w:rsidR="00751271">
        <w:rPr>
          <w:rFonts w:asciiTheme="minorHAnsi" w:hAnsiTheme="minorHAnsi" w:cstheme="minorHAnsi"/>
          <w:sz w:val="22"/>
          <w:szCs w:val="22"/>
        </w:rPr>
        <w:t>Here</w:t>
      </w:r>
      <w:r w:rsidR="00C31658">
        <w:rPr>
          <w:rFonts w:asciiTheme="minorHAnsi" w:hAnsiTheme="minorHAnsi" w:cstheme="minorHAnsi"/>
          <w:sz w:val="22"/>
          <w:szCs w:val="22"/>
        </w:rPr>
        <w:t>,</w:t>
      </w:r>
      <w:r w:rsidRPr="00A9426F">
        <w:rPr>
          <w:rFonts w:asciiTheme="minorHAnsi" w:hAnsiTheme="minorHAnsi" w:cstheme="minorHAnsi"/>
          <w:sz w:val="22"/>
          <w:szCs w:val="22"/>
        </w:rPr>
        <w:t xml:space="preserve"> prediction windows </w:t>
      </w:r>
      <w:r w:rsidR="00C31658">
        <w:rPr>
          <w:rFonts w:asciiTheme="minorHAnsi" w:hAnsiTheme="minorHAnsi" w:cstheme="minorHAnsi"/>
          <w:sz w:val="22"/>
          <w:szCs w:val="22"/>
        </w:rPr>
        <w:t>are</w:t>
      </w:r>
      <w:r w:rsidRPr="00A9426F">
        <w:rPr>
          <w:rFonts w:asciiTheme="minorHAnsi" w:hAnsiTheme="minorHAnsi" w:cstheme="minorHAnsi"/>
          <w:sz w:val="22"/>
          <w:szCs w:val="22"/>
        </w:rPr>
        <w:t xml:space="preserve"> ranked directly by Euclidean distance to the </w:t>
      </w:r>
      <w:r w:rsidR="00C31658">
        <w:rPr>
          <w:rFonts w:asciiTheme="minorHAnsi" w:hAnsiTheme="minorHAnsi" w:cstheme="minorHAnsi"/>
          <w:sz w:val="22"/>
          <w:szCs w:val="22"/>
        </w:rPr>
        <w:t>training</w:t>
      </w:r>
      <w:r w:rsidRPr="00A9426F">
        <w:rPr>
          <w:rFonts w:asciiTheme="minorHAnsi" w:hAnsiTheme="minorHAnsi" w:cstheme="minorHAnsi"/>
          <w:sz w:val="22"/>
          <w:szCs w:val="22"/>
        </w:rPr>
        <w:t xml:space="preserve"> deposit in the original pixel-value space, without PCA decomposition, dimensionality reduction, or deposit-specific weighting. This raw ranking represents the most direct use of the geophysical data</w:t>
      </w:r>
      <w:r w:rsidR="00A8442B">
        <w:rPr>
          <w:rFonts w:asciiTheme="minorHAnsi" w:hAnsiTheme="minorHAnsi" w:cstheme="minorHAnsi"/>
          <w:sz w:val="22"/>
          <w:szCs w:val="22"/>
        </w:rPr>
        <w:t xml:space="preserve">. It </w:t>
      </w:r>
      <w:r w:rsidRPr="00A9426F">
        <w:rPr>
          <w:rFonts w:asciiTheme="minorHAnsi" w:hAnsiTheme="minorHAnsi" w:cstheme="minorHAnsi"/>
          <w:sz w:val="22"/>
          <w:szCs w:val="22"/>
        </w:rPr>
        <w:t>serves as a useful benchmark for assessing whether the additional structure introduced by spatial PCA leads to a measurable improvement in predictive performance.</w:t>
      </w:r>
    </w:p>
    <w:p w14:paraId="01E28AC5" w14:textId="097A4617" w:rsidR="00B011D9" w:rsidRPr="00A9426F" w:rsidRDefault="00B011D9" w:rsidP="00650561">
      <w:pPr>
        <w:spacing w:before="240"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Spatial PCA with </w:t>
      </w:r>
      <m:oMath>
        <m:r>
          <w:rPr>
            <w:rFonts w:ascii="Cambria Math" w:hAnsi="Cambria Math" w:cstheme="minorHAnsi"/>
            <w:sz w:val="22"/>
            <w:szCs w:val="22"/>
          </w:rPr>
          <m:t>k=17</m:t>
        </m:r>
      </m:oMath>
      <w:r w:rsidRPr="00A9426F">
        <w:rPr>
          <w:rFonts w:asciiTheme="minorHAnsi" w:hAnsiTheme="minorHAnsi" w:cstheme="minorHAnsi"/>
          <w:sz w:val="22"/>
          <w:szCs w:val="22"/>
        </w:rPr>
        <w:t xml:space="preserve"> recover</w:t>
      </w:r>
      <w:r w:rsidR="006B5E3E">
        <w:rPr>
          <w:rFonts w:asciiTheme="minorHAnsi" w:hAnsiTheme="minorHAnsi" w:cstheme="minorHAnsi"/>
          <w:sz w:val="22"/>
          <w:szCs w:val="22"/>
        </w:rPr>
        <w:t>s</w:t>
      </w:r>
      <w:r w:rsidRPr="00A9426F">
        <w:rPr>
          <w:rFonts w:asciiTheme="minorHAnsi" w:hAnsiTheme="minorHAnsi" w:cstheme="minorHAnsi"/>
          <w:sz w:val="22"/>
          <w:szCs w:val="22"/>
        </w:rPr>
        <w:t xml:space="preserve"> 54.1% of the total test-deposit area by rank 250, compared with 10.2% for the raw TMI baseline</w:t>
      </w:r>
      <w:r w:rsidR="00CF0902" w:rsidRPr="00A9426F">
        <w:rPr>
          <w:rFonts w:asciiTheme="minorHAnsi" w:hAnsiTheme="minorHAnsi" w:cstheme="minorHAnsi"/>
          <w:sz w:val="22"/>
          <w:szCs w:val="22"/>
        </w:rPr>
        <w:t xml:space="preserve"> (</w:t>
      </w:r>
      <w:r w:rsidR="00CF0902" w:rsidRPr="00A9426F">
        <w:rPr>
          <w:rFonts w:asciiTheme="minorHAnsi" w:hAnsiTheme="minorHAnsi" w:cstheme="minorHAnsi"/>
          <w:sz w:val="22"/>
          <w:szCs w:val="22"/>
        </w:rPr>
        <w:fldChar w:fldCharType="begin"/>
      </w:r>
      <w:r w:rsidR="00CF0902" w:rsidRPr="00A9426F">
        <w:rPr>
          <w:rFonts w:asciiTheme="minorHAnsi" w:hAnsiTheme="minorHAnsi" w:cstheme="minorHAnsi"/>
          <w:sz w:val="22"/>
          <w:szCs w:val="22"/>
        </w:rPr>
        <w:instrText xml:space="preserve"> REF _Ref226402309 \h </w:instrText>
      </w:r>
      <w:r w:rsidR="00650561" w:rsidRPr="00A9426F">
        <w:rPr>
          <w:rFonts w:asciiTheme="minorHAnsi" w:hAnsiTheme="minorHAnsi" w:cstheme="minorHAnsi"/>
          <w:sz w:val="22"/>
          <w:szCs w:val="22"/>
        </w:rPr>
        <w:instrText xml:space="preserve"> \* MERGEFORMAT </w:instrText>
      </w:r>
      <w:r w:rsidR="00CF0902" w:rsidRPr="00A9426F">
        <w:rPr>
          <w:rFonts w:asciiTheme="minorHAnsi" w:hAnsiTheme="minorHAnsi" w:cstheme="minorHAnsi"/>
          <w:sz w:val="22"/>
          <w:szCs w:val="22"/>
        </w:rPr>
      </w:r>
      <w:r w:rsidR="00CF0902" w:rsidRPr="00A9426F">
        <w:rPr>
          <w:rFonts w:asciiTheme="minorHAnsi" w:hAnsiTheme="minorHAnsi" w:cstheme="minorHAnsi"/>
          <w:sz w:val="22"/>
          <w:szCs w:val="22"/>
        </w:rPr>
        <w:fldChar w:fldCharType="separate"/>
      </w:r>
      <w:r w:rsidR="00CF0902" w:rsidRPr="00A9426F">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17</w:t>
      </w:r>
      <w:r w:rsidR="00CF0902" w:rsidRPr="00A9426F">
        <w:rPr>
          <w:rFonts w:asciiTheme="minorHAnsi" w:hAnsiTheme="minorHAnsi" w:cstheme="minorHAnsi"/>
          <w:sz w:val="22"/>
          <w:szCs w:val="22"/>
        </w:rPr>
        <w:fldChar w:fldCharType="end"/>
      </w:r>
      <w:r w:rsidR="00CF0902" w:rsidRPr="00A9426F">
        <w:rPr>
          <w:rFonts w:asciiTheme="minorHAnsi" w:hAnsiTheme="minorHAnsi" w:cstheme="minorHAnsi"/>
          <w:sz w:val="22"/>
          <w:szCs w:val="22"/>
        </w:rPr>
        <w:t>)</w:t>
      </w:r>
      <w:r w:rsidRPr="00A9426F">
        <w:rPr>
          <w:rFonts w:asciiTheme="minorHAnsi" w:hAnsiTheme="minorHAnsi" w:cstheme="minorHAnsi"/>
          <w:sz w:val="22"/>
          <w:szCs w:val="22"/>
        </w:rPr>
        <w:t>. It also produce</w:t>
      </w:r>
      <w:r w:rsidR="00A31CA8">
        <w:rPr>
          <w:rFonts w:asciiTheme="minorHAnsi" w:hAnsiTheme="minorHAnsi" w:cstheme="minorHAnsi"/>
          <w:sz w:val="22"/>
          <w:szCs w:val="22"/>
        </w:rPr>
        <w:t>s</w:t>
      </w:r>
      <w:r w:rsidRPr="00A9426F">
        <w:rPr>
          <w:rFonts w:asciiTheme="minorHAnsi" w:hAnsiTheme="minorHAnsi" w:cstheme="minorHAnsi"/>
          <w:sz w:val="22"/>
          <w:szCs w:val="22"/>
        </w:rPr>
        <w:t xml:space="preserve"> five threshold-reaching hits, with the first occurring at rank 5 (test deposit </w:t>
      </w:r>
      <w:r w:rsidR="009717A0">
        <w:rPr>
          <w:rFonts w:asciiTheme="minorHAnsi" w:hAnsiTheme="minorHAnsi" w:cstheme="minorHAnsi"/>
          <w:sz w:val="22"/>
          <w:szCs w:val="22"/>
        </w:rPr>
        <w:t>ID=</w:t>
      </w:r>
      <w:r w:rsidRPr="00A9426F">
        <w:rPr>
          <w:rFonts w:asciiTheme="minorHAnsi" w:hAnsiTheme="minorHAnsi" w:cstheme="minorHAnsi"/>
          <w:sz w:val="22"/>
          <w:szCs w:val="22"/>
        </w:rPr>
        <w:t>11)</w:t>
      </w:r>
      <w:r w:rsidR="00A31CA8">
        <w:rPr>
          <w:rFonts w:asciiTheme="minorHAnsi" w:hAnsiTheme="minorHAnsi" w:cstheme="minorHAnsi"/>
          <w:sz w:val="22"/>
          <w:szCs w:val="22"/>
        </w:rPr>
        <w:t>. T</w:t>
      </w:r>
      <w:r w:rsidRPr="00A9426F">
        <w:rPr>
          <w:rFonts w:asciiTheme="minorHAnsi" w:hAnsiTheme="minorHAnsi" w:cstheme="minorHAnsi"/>
          <w:sz w:val="22"/>
          <w:szCs w:val="22"/>
        </w:rPr>
        <w:t>he raw ranking produce</w:t>
      </w:r>
      <w:r w:rsidR="00A31CA8">
        <w:rPr>
          <w:rFonts w:asciiTheme="minorHAnsi" w:hAnsiTheme="minorHAnsi" w:cstheme="minorHAnsi"/>
          <w:sz w:val="22"/>
          <w:szCs w:val="22"/>
        </w:rPr>
        <w:t>s</w:t>
      </w:r>
      <w:r w:rsidRPr="00A9426F">
        <w:rPr>
          <w:rFonts w:asciiTheme="minorHAnsi" w:hAnsiTheme="minorHAnsi" w:cstheme="minorHAnsi"/>
          <w:sz w:val="22"/>
          <w:szCs w:val="22"/>
        </w:rPr>
        <w:t xml:space="preserve"> only one hit, first occurring at rank 29 (test deposit #1). The cumulative recovery AUC likewise increase</w:t>
      </w:r>
      <w:r w:rsidR="00C56B37">
        <w:rPr>
          <w:rFonts w:asciiTheme="minorHAnsi" w:hAnsiTheme="minorHAnsi" w:cstheme="minorHAnsi"/>
          <w:sz w:val="22"/>
          <w:szCs w:val="22"/>
        </w:rPr>
        <w:t>s</w:t>
      </w:r>
      <w:r w:rsidRPr="00A9426F">
        <w:rPr>
          <w:rFonts w:asciiTheme="minorHAnsi" w:hAnsiTheme="minorHAnsi" w:cstheme="minorHAnsi"/>
          <w:sz w:val="22"/>
          <w:szCs w:val="22"/>
        </w:rPr>
        <w:t xml:space="preserve"> from 14.04 to 83.15.</w:t>
      </w:r>
    </w:p>
    <w:p w14:paraId="241C6AC1" w14:textId="77777777" w:rsidR="00CC67EE" w:rsidRPr="00A9426F" w:rsidRDefault="00CC67EE" w:rsidP="00650561">
      <w:pPr>
        <w:spacing w:line="276" w:lineRule="auto"/>
        <w:jc w:val="both"/>
        <w:rPr>
          <w:rFonts w:asciiTheme="minorHAnsi" w:hAnsiTheme="minorHAnsi" w:cstheme="minorHAnsi"/>
          <w:sz w:val="22"/>
          <w:szCs w:val="22"/>
        </w:rPr>
      </w:pPr>
    </w:p>
    <w:p w14:paraId="14530E2A" w14:textId="1E49F77C" w:rsidR="00CC67EE" w:rsidRPr="00A9426F" w:rsidRDefault="00CC67EE" w:rsidP="00650561">
      <w:pPr>
        <w:spacing w:after="240" w:line="276" w:lineRule="auto"/>
        <w:jc w:val="both"/>
        <w:rPr>
          <w:rFonts w:asciiTheme="minorHAnsi" w:hAnsiTheme="minorHAnsi" w:cstheme="minorHAnsi"/>
          <w:b/>
          <w:bCs/>
          <w:sz w:val="22"/>
          <w:szCs w:val="22"/>
          <w:lang w:val="es-ES"/>
          <w:rPrChange w:id="91" w:author="Sofia Mantilla Salas" w:date="2026-04-27T14:06:00Z" w16du:dateUtc="2026-04-27T21:06:00Z">
            <w:rPr>
              <w:rFonts w:asciiTheme="minorHAnsi" w:hAnsiTheme="minorHAnsi" w:cstheme="minorHAnsi"/>
              <w:b/>
              <w:bCs/>
            </w:rPr>
          </w:rPrChange>
        </w:rPr>
      </w:pPr>
      <w:r w:rsidRPr="00A9426F">
        <w:rPr>
          <w:rFonts w:asciiTheme="minorHAnsi" w:hAnsiTheme="minorHAnsi" w:cstheme="minorHAnsi"/>
          <w:b/>
          <w:bCs/>
          <w:sz w:val="22"/>
          <w:szCs w:val="22"/>
        </w:rPr>
        <w:t xml:space="preserve">Case Study 2. </w:t>
      </w:r>
      <w:r w:rsidRPr="00A9426F">
        <w:rPr>
          <w:rFonts w:asciiTheme="minorHAnsi" w:hAnsiTheme="minorHAnsi" w:cstheme="minorHAnsi"/>
          <w:b/>
          <w:bCs/>
          <w:sz w:val="22"/>
          <w:szCs w:val="22"/>
          <w:lang w:val="es-ES"/>
          <w:rPrChange w:id="92" w:author="Sofia Mantilla Salas" w:date="2026-04-27T14:06:00Z" w16du:dateUtc="2026-04-27T21:06:00Z">
            <w:rPr>
              <w:rFonts w:asciiTheme="minorHAnsi" w:hAnsiTheme="minorHAnsi" w:cstheme="minorHAnsi"/>
              <w:b/>
              <w:bCs/>
            </w:rPr>
          </w:rPrChange>
        </w:rPr>
        <w:t xml:space="preserve">Alemao </w:t>
      </w:r>
      <w:r>
        <w:rPr>
          <w:rFonts w:asciiTheme="minorHAnsi" w:hAnsiTheme="minorHAnsi" w:cstheme="minorHAnsi"/>
          <w:b/>
          <w:sz w:val="22"/>
          <w:szCs w:val="22"/>
          <w:lang w:val="es-ES"/>
        </w:rPr>
        <w:t>Deposit</w:t>
      </w:r>
      <w:r w:rsidRPr="00A9426F">
        <w:rPr>
          <w:rFonts w:asciiTheme="minorHAnsi" w:hAnsiTheme="minorHAnsi" w:cstheme="minorHAnsi"/>
          <w:b/>
          <w:bCs/>
          <w:sz w:val="22"/>
          <w:szCs w:val="22"/>
          <w:lang w:val="es-ES"/>
          <w:rPrChange w:id="93" w:author="Sofia Mantilla Salas" w:date="2026-04-27T14:06:00Z" w16du:dateUtc="2026-04-27T21:06:00Z">
            <w:rPr>
              <w:rFonts w:asciiTheme="minorHAnsi" w:hAnsiTheme="minorHAnsi" w:cstheme="minorHAnsi"/>
              <w:b/>
              <w:bCs/>
            </w:rPr>
          </w:rPrChange>
        </w:rPr>
        <w:t>: Multivariate TMI + Radiometric U</w:t>
      </w:r>
    </w:p>
    <w:p w14:paraId="07AC560F" w14:textId="77777777" w:rsidR="0008453D" w:rsidRPr="00A9426F" w:rsidRDefault="0008453D" w:rsidP="00650561">
      <w:pPr>
        <w:keepNext/>
        <w:spacing w:after="240" w:line="276" w:lineRule="auto"/>
        <w:jc w:val="both"/>
        <w:rPr>
          <w:rFonts w:asciiTheme="minorHAnsi" w:hAnsiTheme="minorHAnsi" w:cstheme="minorHAnsi"/>
          <w:sz w:val="22"/>
          <w:szCs w:val="22"/>
        </w:rPr>
      </w:pPr>
      <w:r w:rsidRPr="00A9426F">
        <w:rPr>
          <w:rFonts w:asciiTheme="minorHAnsi" w:hAnsiTheme="minorHAnsi" w:cstheme="minorHAnsi"/>
          <w:b/>
          <w:bCs/>
          <w:noProof/>
          <w:sz w:val="22"/>
          <w:szCs w:val="22"/>
          <w14:ligatures w14:val="standardContextual"/>
        </w:rPr>
        <w:lastRenderedPageBreak/>
        <w:drawing>
          <wp:inline distT="0" distB="0" distL="0" distR="0" wp14:anchorId="3BD94253" wp14:editId="5453965D">
            <wp:extent cx="5943600" cy="1994535"/>
            <wp:effectExtent l="0" t="0" r="0" b="0"/>
            <wp:docPr id="10777956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95603" name="Picture 107779560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994535"/>
                    </a:xfrm>
                    <a:prstGeom prst="rect">
                      <a:avLst/>
                    </a:prstGeom>
                  </pic:spPr>
                </pic:pic>
              </a:graphicData>
            </a:graphic>
          </wp:inline>
        </w:drawing>
      </w:r>
    </w:p>
    <w:p w14:paraId="59CF94F1" w14:textId="39D08079" w:rsidR="0008453D" w:rsidRPr="00C84D33" w:rsidRDefault="0008453D" w:rsidP="00C84D33">
      <w:pPr>
        <w:pStyle w:val="Caption"/>
        <w:jc w:val="both"/>
        <w:rPr>
          <w:rFonts w:cstheme="minorHAnsi"/>
          <w:b/>
          <w:bCs/>
          <w:sz w:val="20"/>
          <w:szCs w:val="20"/>
        </w:rPr>
      </w:pPr>
      <w:bookmarkStart w:id="94" w:name="_Ref226409082"/>
      <w:r w:rsidRPr="00C84D33">
        <w:rPr>
          <w:rFonts w:cstheme="minorHAnsi"/>
          <w:sz w:val="20"/>
          <w:szCs w:val="20"/>
        </w:rPr>
        <w:t xml:space="preserve">Figure </w:t>
      </w:r>
      <w:r w:rsidRPr="00C84D33">
        <w:rPr>
          <w:rFonts w:cstheme="minorHAnsi"/>
          <w:sz w:val="20"/>
          <w:szCs w:val="20"/>
        </w:rPr>
        <w:fldChar w:fldCharType="begin"/>
      </w:r>
      <w:r w:rsidRPr="00C84D33">
        <w:rPr>
          <w:rFonts w:cstheme="minorHAnsi"/>
          <w:sz w:val="20"/>
          <w:szCs w:val="20"/>
        </w:rPr>
        <w:instrText xml:space="preserve"> SEQ Figure \* ARABIC </w:instrText>
      </w:r>
      <w:r w:rsidRPr="00C84D33">
        <w:rPr>
          <w:rFonts w:cstheme="minorHAnsi"/>
          <w:sz w:val="20"/>
          <w:szCs w:val="20"/>
        </w:rPr>
        <w:fldChar w:fldCharType="separate"/>
      </w:r>
      <w:r w:rsidR="00FE16EE">
        <w:rPr>
          <w:rFonts w:cstheme="minorHAnsi"/>
          <w:noProof/>
          <w:sz w:val="20"/>
          <w:szCs w:val="20"/>
        </w:rPr>
        <w:t>18</w:t>
      </w:r>
      <w:r w:rsidRPr="00C84D33">
        <w:rPr>
          <w:rFonts w:cstheme="minorHAnsi"/>
          <w:sz w:val="20"/>
          <w:szCs w:val="20"/>
        </w:rPr>
        <w:fldChar w:fldCharType="end"/>
      </w:r>
      <w:bookmarkEnd w:id="94"/>
      <w:r w:rsidRPr="00C84D33">
        <w:rPr>
          <w:rFonts w:cstheme="minorHAnsi"/>
          <w:sz w:val="20"/>
          <w:szCs w:val="20"/>
        </w:rPr>
        <w:t xml:space="preserve">. TMI and radiometric U centered S-N profiles and corresponding 2D deposit windows for Deposits 1-5. The figure highlights the complementary </w:t>
      </w:r>
      <w:r w:rsidR="00234224">
        <w:rPr>
          <w:rFonts w:cstheme="minorHAnsi"/>
          <w:sz w:val="20"/>
          <w:szCs w:val="20"/>
        </w:rPr>
        <w:t>geometry</w:t>
      </w:r>
      <w:r w:rsidRPr="00C84D33">
        <w:rPr>
          <w:rFonts w:cstheme="minorHAnsi"/>
          <w:sz w:val="20"/>
          <w:szCs w:val="20"/>
        </w:rPr>
        <w:t xml:space="preserve"> used in the multivariate spatial PCA analysis.</w:t>
      </w:r>
    </w:p>
    <w:p w14:paraId="48E341AD" w14:textId="3233F969" w:rsidR="0008453D" w:rsidRPr="00A9426F" w:rsidRDefault="0008453D" w:rsidP="00650561">
      <w:pPr>
        <w:spacing w:after="240"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Alemao (Deposit 3) </w:t>
      </w:r>
      <w:r w:rsidR="00812B65">
        <w:rPr>
          <w:rFonts w:asciiTheme="minorHAnsi" w:hAnsiTheme="minorHAnsi" w:cstheme="minorHAnsi"/>
          <w:sz w:val="22"/>
          <w:szCs w:val="22"/>
        </w:rPr>
        <w:t>i</w:t>
      </w:r>
      <w:r w:rsidRPr="00A9426F">
        <w:rPr>
          <w:rFonts w:asciiTheme="minorHAnsi" w:hAnsiTheme="minorHAnsi" w:cstheme="minorHAnsi"/>
          <w:sz w:val="22"/>
          <w:szCs w:val="22"/>
        </w:rPr>
        <w:t>s selected as the representative multivariate case</w:t>
      </w:r>
      <w:r w:rsidR="00C378B5">
        <w:rPr>
          <w:rFonts w:asciiTheme="minorHAnsi" w:hAnsiTheme="minorHAnsi" w:cstheme="minorHAnsi"/>
          <w:sz w:val="22"/>
          <w:szCs w:val="22"/>
        </w:rPr>
        <w:t>. I</w:t>
      </w:r>
      <w:r w:rsidRPr="00A9426F">
        <w:rPr>
          <w:rFonts w:asciiTheme="minorHAnsi" w:hAnsiTheme="minorHAnsi" w:cstheme="minorHAnsi"/>
          <w:sz w:val="22"/>
          <w:szCs w:val="22"/>
        </w:rPr>
        <w:t xml:space="preserve">t provides a direct comparison between single-variable rankings and a fused workflow. In the multivariate analysis, co-located sliding windows </w:t>
      </w:r>
      <w:r w:rsidR="00812B65">
        <w:rPr>
          <w:rFonts w:asciiTheme="minorHAnsi" w:hAnsiTheme="minorHAnsi" w:cstheme="minorHAnsi"/>
          <w:sz w:val="22"/>
          <w:szCs w:val="22"/>
        </w:rPr>
        <w:t>are</w:t>
      </w:r>
      <w:r w:rsidRPr="00A9426F">
        <w:rPr>
          <w:rFonts w:asciiTheme="minorHAnsi" w:hAnsiTheme="minorHAnsi" w:cstheme="minorHAnsi"/>
          <w:sz w:val="22"/>
          <w:szCs w:val="22"/>
        </w:rPr>
        <w:t xml:space="preserve"> extracted simultaneously from the TMI and radiometric U grids (</w:t>
      </w:r>
      <w:r w:rsidRPr="00A9426F">
        <w:rPr>
          <w:rFonts w:asciiTheme="minorHAnsi" w:hAnsiTheme="minorHAnsi" w:cstheme="minorHAnsi"/>
          <w:sz w:val="22"/>
          <w:szCs w:val="22"/>
        </w:rPr>
        <w:fldChar w:fldCharType="begin"/>
      </w:r>
      <w:r w:rsidRPr="00A9426F">
        <w:rPr>
          <w:rFonts w:asciiTheme="minorHAnsi" w:hAnsiTheme="minorHAnsi" w:cstheme="minorHAnsi"/>
          <w:sz w:val="22"/>
          <w:szCs w:val="22"/>
        </w:rPr>
        <w:instrText xml:space="preserve"> REF _Ref226409082 \h </w:instrText>
      </w:r>
      <w:r w:rsidR="0019221C" w:rsidRPr="00A9426F">
        <w:rPr>
          <w:rFonts w:asciiTheme="minorHAnsi" w:hAnsiTheme="minorHAnsi" w:cstheme="minorHAnsi"/>
          <w:sz w:val="22"/>
          <w:szCs w:val="22"/>
        </w:rPr>
        <w:instrText xml:space="preserve"> \* MERGEFORMAT </w:instrText>
      </w:r>
      <w:r w:rsidRPr="00A9426F">
        <w:rPr>
          <w:rFonts w:asciiTheme="minorHAnsi" w:hAnsiTheme="minorHAnsi" w:cstheme="minorHAnsi"/>
          <w:sz w:val="22"/>
          <w:szCs w:val="22"/>
        </w:rPr>
      </w:r>
      <w:r w:rsidRPr="00A9426F">
        <w:rPr>
          <w:rFonts w:asciiTheme="minorHAnsi" w:hAnsiTheme="minorHAnsi" w:cstheme="minorHAnsi"/>
          <w:sz w:val="22"/>
          <w:szCs w:val="22"/>
        </w:rPr>
        <w:fldChar w:fldCharType="separate"/>
      </w:r>
      <w:r w:rsidRPr="00A9426F">
        <w:rPr>
          <w:rFonts w:asciiTheme="minorHAnsi" w:hAnsiTheme="minorHAnsi" w:cstheme="minorHAnsi"/>
          <w:sz w:val="22"/>
          <w:szCs w:val="22"/>
        </w:rPr>
        <w:t xml:space="preserve">Figure </w:t>
      </w:r>
      <w:r w:rsidR="00175379" w:rsidRPr="00175379">
        <w:rPr>
          <w:rFonts w:asciiTheme="minorHAnsi" w:hAnsiTheme="minorHAnsi" w:cstheme="minorHAnsi"/>
          <w:noProof/>
          <w:sz w:val="22"/>
          <w:szCs w:val="22"/>
        </w:rPr>
        <w:t>18</w:t>
      </w:r>
      <w:r w:rsidRPr="00A9426F">
        <w:rPr>
          <w:rFonts w:asciiTheme="minorHAnsi" w:hAnsiTheme="minorHAnsi" w:cstheme="minorHAnsi"/>
          <w:sz w:val="22"/>
          <w:szCs w:val="22"/>
        </w:rPr>
        <w:fldChar w:fldCharType="end"/>
      </w:r>
      <w:r w:rsidRPr="00A9426F">
        <w:rPr>
          <w:rFonts w:asciiTheme="minorHAnsi" w:hAnsiTheme="minorHAnsi" w:cstheme="minorHAnsi"/>
          <w:sz w:val="22"/>
          <w:szCs w:val="22"/>
        </w:rPr>
        <w:t xml:space="preserve">). </w:t>
      </w:r>
      <w:r w:rsidR="00C65E30" w:rsidRPr="00A9426F">
        <w:rPr>
          <w:rFonts w:asciiTheme="minorHAnsi" w:hAnsiTheme="minorHAnsi" w:cstheme="minorHAnsi"/>
          <w:sz w:val="22"/>
          <w:szCs w:val="22"/>
        </w:rPr>
        <w:t xml:space="preserve">Only deposits containing a high uranium </w:t>
      </w:r>
      <w:r w:rsidR="004327A2">
        <w:rPr>
          <w:rFonts w:asciiTheme="minorHAnsi" w:hAnsiTheme="minorHAnsi" w:cstheme="minorHAnsi"/>
          <w:sz w:val="22"/>
          <w:szCs w:val="22"/>
        </w:rPr>
        <w:t xml:space="preserve">geometry </w:t>
      </w:r>
      <w:r w:rsidR="00C3508D">
        <w:rPr>
          <w:rFonts w:asciiTheme="minorHAnsi" w:hAnsiTheme="minorHAnsi" w:cstheme="minorHAnsi"/>
          <w:sz w:val="22"/>
          <w:szCs w:val="22"/>
        </w:rPr>
        <w:t>are</w:t>
      </w:r>
      <w:r w:rsidR="00C65E30" w:rsidRPr="00A9426F">
        <w:rPr>
          <w:rFonts w:asciiTheme="minorHAnsi" w:hAnsiTheme="minorHAnsi" w:cstheme="minorHAnsi"/>
          <w:sz w:val="22"/>
          <w:szCs w:val="22"/>
        </w:rPr>
        <w:t xml:space="preserve"> considered for the analysis in this case (</w:t>
      </w:r>
      <w:r w:rsidR="00C65E30" w:rsidRPr="00A9426F">
        <w:rPr>
          <w:rFonts w:asciiTheme="minorHAnsi" w:hAnsiTheme="minorHAnsi" w:cstheme="minorHAnsi"/>
          <w:sz w:val="22"/>
          <w:szCs w:val="22"/>
        </w:rPr>
        <w:fldChar w:fldCharType="begin"/>
      </w:r>
      <w:r w:rsidR="00C65E30" w:rsidRPr="00A9426F">
        <w:rPr>
          <w:rFonts w:asciiTheme="minorHAnsi" w:hAnsiTheme="minorHAnsi" w:cstheme="minorHAnsi"/>
          <w:sz w:val="22"/>
          <w:szCs w:val="22"/>
        </w:rPr>
        <w:instrText xml:space="preserve"> REF _Ref226409701 \h </w:instrText>
      </w:r>
      <w:r w:rsidR="0019221C" w:rsidRPr="00A9426F">
        <w:rPr>
          <w:rFonts w:asciiTheme="minorHAnsi" w:hAnsiTheme="minorHAnsi" w:cstheme="minorHAnsi"/>
          <w:sz w:val="22"/>
          <w:szCs w:val="22"/>
        </w:rPr>
        <w:instrText xml:space="preserve"> \* MERGEFORMAT </w:instrText>
      </w:r>
      <w:r w:rsidR="00C65E30" w:rsidRPr="00A9426F">
        <w:rPr>
          <w:rFonts w:asciiTheme="minorHAnsi" w:hAnsiTheme="minorHAnsi" w:cstheme="minorHAnsi"/>
          <w:sz w:val="22"/>
          <w:szCs w:val="22"/>
        </w:rPr>
      </w:r>
      <w:r w:rsidR="00C65E30" w:rsidRPr="00A9426F">
        <w:rPr>
          <w:rFonts w:asciiTheme="minorHAnsi" w:hAnsiTheme="minorHAnsi" w:cstheme="minorHAnsi"/>
          <w:sz w:val="22"/>
          <w:szCs w:val="22"/>
        </w:rPr>
        <w:fldChar w:fldCharType="separate"/>
      </w:r>
      <w:r w:rsidR="00C65E30" w:rsidRPr="00A9426F">
        <w:rPr>
          <w:rFonts w:asciiTheme="minorHAnsi" w:hAnsiTheme="minorHAnsi" w:cstheme="minorHAnsi"/>
          <w:sz w:val="22"/>
          <w:szCs w:val="22"/>
        </w:rPr>
        <w:t xml:space="preserve">Table </w:t>
      </w:r>
      <w:r w:rsidR="00175379" w:rsidRPr="00175379">
        <w:rPr>
          <w:rFonts w:asciiTheme="minorHAnsi" w:hAnsiTheme="minorHAnsi" w:cstheme="minorHAnsi"/>
          <w:noProof/>
          <w:sz w:val="22"/>
          <w:szCs w:val="22"/>
        </w:rPr>
        <w:t>1</w:t>
      </w:r>
      <w:r w:rsidR="00C65E30" w:rsidRPr="00A9426F">
        <w:rPr>
          <w:rFonts w:asciiTheme="minorHAnsi" w:hAnsiTheme="minorHAnsi" w:cstheme="minorHAnsi"/>
          <w:sz w:val="22"/>
          <w:szCs w:val="22"/>
        </w:rPr>
        <w:fldChar w:fldCharType="end"/>
      </w:r>
      <w:r w:rsidR="00C65E30" w:rsidRPr="00A9426F">
        <w:rPr>
          <w:rFonts w:asciiTheme="minorHAnsi" w:hAnsiTheme="minorHAnsi" w:cstheme="minorHAnsi"/>
          <w:sz w:val="22"/>
          <w:szCs w:val="22"/>
        </w:rPr>
        <w:t xml:space="preserve">). </w:t>
      </w:r>
    </w:p>
    <w:p w14:paraId="74E3918A" w14:textId="77777777" w:rsidR="005C5981" w:rsidRPr="00A9426F" w:rsidRDefault="0094266F" w:rsidP="00650561">
      <w:pPr>
        <w:keepNext/>
        <w:spacing w:after="240" w:line="276" w:lineRule="auto"/>
        <w:jc w:val="center"/>
        <w:rPr>
          <w:rFonts w:asciiTheme="minorHAnsi" w:hAnsiTheme="minorHAnsi" w:cstheme="minorHAnsi"/>
          <w:sz w:val="22"/>
          <w:szCs w:val="22"/>
        </w:rPr>
      </w:pPr>
      <w:r w:rsidRPr="00A9426F">
        <w:rPr>
          <w:rFonts w:asciiTheme="minorHAnsi" w:hAnsiTheme="minorHAnsi" w:cstheme="minorHAnsi"/>
          <w:noProof/>
          <w:sz w:val="22"/>
          <w:szCs w:val="22"/>
          <w14:ligatures w14:val="standardContextual"/>
        </w:rPr>
        <w:drawing>
          <wp:anchor distT="0" distB="0" distL="114300" distR="114300" simplePos="0" relativeHeight="251658260" behindDoc="0" locked="0" layoutInCell="1" allowOverlap="1" wp14:anchorId="3E8071C8" wp14:editId="65F157A3">
            <wp:simplePos x="0" y="0"/>
            <wp:positionH relativeFrom="margin">
              <wp:align>center</wp:align>
            </wp:positionH>
            <wp:positionV relativeFrom="paragraph">
              <wp:posOffset>0</wp:posOffset>
            </wp:positionV>
            <wp:extent cx="6976835" cy="2313991"/>
            <wp:effectExtent l="0" t="0" r="0" b="0"/>
            <wp:wrapTopAndBottom/>
            <wp:docPr id="14834673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67327" name="Picture 15"/>
                    <pic:cNvPicPr/>
                  </pic:nvPicPr>
                  <pic:blipFill rotWithShape="1">
                    <a:blip r:embed="rId28" cstate="print">
                      <a:extLst>
                        <a:ext uri="{28A0092B-C50C-407E-A947-70E740481C1C}">
                          <a14:useLocalDpi xmlns:a14="http://schemas.microsoft.com/office/drawing/2010/main" val="0"/>
                        </a:ext>
                      </a:extLst>
                    </a:blip>
                    <a:srcRect l="1027" t="21265" r="633" b="13616"/>
                    <a:stretch>
                      <a:fillRect/>
                    </a:stretch>
                  </pic:blipFill>
                  <pic:spPr bwMode="auto">
                    <a:xfrm>
                      <a:off x="0" y="0"/>
                      <a:ext cx="6976835" cy="23139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EF5912" w14:textId="55E43BF5" w:rsidR="0094266F" w:rsidRPr="00C84D33" w:rsidRDefault="005C5981" w:rsidP="00C84D33">
      <w:pPr>
        <w:pStyle w:val="Caption"/>
        <w:jc w:val="center"/>
        <w:rPr>
          <w:rFonts w:cstheme="minorHAnsi"/>
          <w:sz w:val="20"/>
          <w:szCs w:val="20"/>
        </w:rPr>
      </w:pPr>
      <w:bookmarkStart w:id="95" w:name="_Ref226414261"/>
      <w:r w:rsidRPr="00C84D33">
        <w:rPr>
          <w:rFonts w:cstheme="minorHAnsi"/>
          <w:sz w:val="20"/>
          <w:szCs w:val="20"/>
        </w:rPr>
        <w:t xml:space="preserve">Figure </w:t>
      </w:r>
      <w:r w:rsidRPr="00C84D33">
        <w:rPr>
          <w:rFonts w:cstheme="minorHAnsi"/>
          <w:sz w:val="20"/>
          <w:szCs w:val="20"/>
        </w:rPr>
        <w:fldChar w:fldCharType="begin"/>
      </w:r>
      <w:r w:rsidRPr="00C84D33">
        <w:rPr>
          <w:rFonts w:cstheme="minorHAnsi"/>
          <w:sz w:val="20"/>
          <w:szCs w:val="20"/>
        </w:rPr>
        <w:instrText xml:space="preserve"> SEQ Figure \* ARABIC </w:instrText>
      </w:r>
      <w:r w:rsidRPr="00C84D33">
        <w:rPr>
          <w:rFonts w:cstheme="minorHAnsi"/>
          <w:sz w:val="20"/>
          <w:szCs w:val="20"/>
        </w:rPr>
        <w:fldChar w:fldCharType="separate"/>
      </w:r>
      <w:r w:rsidR="00FE16EE">
        <w:rPr>
          <w:rFonts w:cstheme="minorHAnsi"/>
          <w:noProof/>
          <w:sz w:val="20"/>
          <w:szCs w:val="20"/>
        </w:rPr>
        <w:t>19</w:t>
      </w:r>
      <w:r w:rsidRPr="00C84D33">
        <w:rPr>
          <w:rFonts w:cstheme="minorHAnsi"/>
          <w:sz w:val="20"/>
          <w:szCs w:val="20"/>
        </w:rPr>
        <w:fldChar w:fldCharType="end"/>
      </w:r>
      <w:bookmarkEnd w:id="95"/>
      <w:r w:rsidRPr="00C84D33">
        <w:rPr>
          <w:rFonts w:cstheme="minorHAnsi"/>
          <w:sz w:val="20"/>
          <w:szCs w:val="20"/>
        </w:rPr>
        <w:t>. Map of the top 250</w:t>
      </w:r>
      <w:del w:id="96" w:author="Microsoft Word" w:date="2026-06-24T16:24:00Z" w16du:dateUtc="2026-06-24T21:24:00Z">
        <w:r w:rsidR="009B6045" w:rsidRPr="009B6045">
          <w:rPr>
            <w:rFonts w:cstheme="minorHAnsi"/>
            <w:sz w:val="20"/>
            <w:szCs w:val="20"/>
          </w:rPr>
          <w:delText xml:space="preserve"> ranked</w:delText>
        </w:r>
      </w:del>
      <w:ins w:id="97" w:author="Microsoft Word" w:date="2026-06-24T16:24:00Z" w16du:dateUtc="2026-06-24T21:24:00Z">
        <w:r w:rsidR="007F56BD">
          <w:rPr>
            <w:rFonts w:cstheme="minorHAnsi"/>
            <w:sz w:val="20"/>
            <w:szCs w:val="20"/>
          </w:rPr>
          <w:t>-</w:t>
        </w:r>
        <w:r w:rsidRPr="00C84D33">
          <w:rPr>
            <w:rFonts w:cstheme="minorHAnsi"/>
            <w:sz w:val="20"/>
            <w:szCs w:val="20"/>
          </w:rPr>
          <w:t xml:space="preserve">ranked </w:t>
        </w:r>
        <w:r w:rsidR="007F56BD">
          <w:rPr>
            <w:rFonts w:cstheme="minorHAnsi"/>
            <w:sz w:val="20"/>
            <w:szCs w:val="20"/>
          </w:rPr>
          <w:t>prediction</w:t>
        </w:r>
      </w:ins>
      <w:r w:rsidR="002B22E2">
        <w:rPr>
          <w:rFonts w:cstheme="minorHAnsi"/>
          <w:sz w:val="20"/>
          <w:szCs w:val="20"/>
        </w:rPr>
        <w:t xml:space="preserve"> </w:t>
      </w:r>
      <w:r w:rsidR="009B6045" w:rsidRPr="009B6045">
        <w:rPr>
          <w:rFonts w:cstheme="minorHAnsi"/>
          <w:sz w:val="20"/>
          <w:szCs w:val="20"/>
        </w:rPr>
        <w:t xml:space="preserve">prediction </w:t>
      </w:r>
      <w:r w:rsidRPr="00C84D33">
        <w:rPr>
          <w:rFonts w:cstheme="minorHAnsi"/>
          <w:sz w:val="20"/>
          <w:szCs w:val="20"/>
        </w:rPr>
        <w:t xml:space="preserve">windows </w:t>
      </w:r>
      <w:r w:rsidR="009B6045" w:rsidRPr="009B6045">
        <w:rPr>
          <w:rFonts w:cstheme="minorHAnsi"/>
          <w:sz w:val="20"/>
          <w:szCs w:val="20"/>
        </w:rPr>
        <w:t>for</w:t>
      </w:r>
      <w:r w:rsidRPr="00C84D33">
        <w:rPr>
          <w:rFonts w:cstheme="minorHAnsi"/>
          <w:sz w:val="20"/>
          <w:szCs w:val="20"/>
        </w:rPr>
        <w:t xml:space="preserve"> the multivariate Case 2 analysis. The red box marks the Alemão training deposit</w:t>
      </w:r>
      <w:r w:rsidR="00257D66">
        <w:rPr>
          <w:rFonts w:cstheme="minorHAnsi"/>
          <w:sz w:val="20"/>
          <w:szCs w:val="20"/>
        </w:rPr>
        <w:t>. T</w:t>
      </w:r>
      <w:r w:rsidR="009B6045" w:rsidRPr="009B6045">
        <w:rPr>
          <w:rFonts w:cstheme="minorHAnsi"/>
          <w:sz w:val="20"/>
          <w:szCs w:val="20"/>
        </w:rPr>
        <w:t xml:space="preserve">he </w:t>
      </w:r>
      <w:r w:rsidRPr="00C84D33">
        <w:rPr>
          <w:rFonts w:cstheme="minorHAnsi"/>
          <w:sz w:val="20"/>
          <w:szCs w:val="20"/>
        </w:rPr>
        <w:t>black boxes show the known test deposits</w:t>
      </w:r>
      <w:r w:rsidR="00DC30A3">
        <w:rPr>
          <w:rFonts w:cstheme="minorHAnsi"/>
          <w:sz w:val="20"/>
          <w:szCs w:val="20"/>
        </w:rPr>
        <w:t xml:space="preserve">. </w:t>
      </w:r>
      <w:r w:rsidR="009B6045" w:rsidRPr="009B6045">
        <w:rPr>
          <w:rFonts w:cstheme="minorHAnsi"/>
          <w:sz w:val="20"/>
          <w:szCs w:val="20"/>
        </w:rPr>
        <w:t xml:space="preserve">The top 250 windows are now conditioned jointly on the geometry of the TMI </w:t>
      </w:r>
      <w:r w:rsidR="00911D0A">
        <w:rPr>
          <w:rFonts w:cstheme="minorHAnsi"/>
          <w:sz w:val="20"/>
          <w:szCs w:val="20"/>
        </w:rPr>
        <w:t>and</w:t>
      </w:r>
      <w:r w:rsidR="009B6045" w:rsidRPr="009B6045">
        <w:rPr>
          <w:rFonts w:cstheme="minorHAnsi"/>
          <w:sz w:val="20"/>
          <w:szCs w:val="20"/>
        </w:rPr>
        <w:t xml:space="preserve"> the Radiometric U</w:t>
      </w:r>
      <w:r w:rsidR="00911D0A">
        <w:rPr>
          <w:rFonts w:cstheme="minorHAnsi"/>
          <w:sz w:val="20"/>
          <w:szCs w:val="20"/>
        </w:rPr>
        <w:t xml:space="preserve"> geometry of the training deposit. P</w:t>
      </w:r>
      <w:r w:rsidR="009B6045" w:rsidRPr="009B6045">
        <w:rPr>
          <w:rFonts w:cstheme="minorHAnsi"/>
          <w:sz w:val="20"/>
          <w:szCs w:val="20"/>
        </w:rPr>
        <w:t>redictions must resemble the training deposit across both geophysical layers.</w:t>
      </w:r>
      <w:ins w:id="98" w:author="Microsoft Word" w:date="2026-06-24T16:24:00Z" w16du:dateUtc="2026-06-24T21:24:00Z">
        <w:r w:rsidR="00DC30A3">
          <w:rPr>
            <w:rFonts w:cstheme="minorHAnsi"/>
            <w:sz w:val="20"/>
            <w:szCs w:val="20"/>
          </w:rPr>
          <w:t>The</w:t>
        </w:r>
        <w:r w:rsidRPr="00C84D33">
          <w:rPr>
            <w:rFonts w:cstheme="minorHAnsi"/>
            <w:sz w:val="20"/>
            <w:szCs w:val="20"/>
          </w:rPr>
          <w:t xml:space="preserve"> top 250 similar windows</w:t>
        </w:r>
        <w:r w:rsidR="00DC30A3">
          <w:rPr>
            <w:rFonts w:cstheme="minorHAnsi"/>
            <w:sz w:val="20"/>
            <w:szCs w:val="20"/>
          </w:rPr>
          <w:t xml:space="preserve"> </w:t>
        </w:r>
        <w:r w:rsidRPr="00C84D33">
          <w:rPr>
            <w:rFonts w:cstheme="minorHAnsi"/>
            <w:sz w:val="20"/>
            <w:szCs w:val="20"/>
          </w:rPr>
          <w:t>identified from the combined TMI + radiometric U analysis</w:t>
        </w:r>
        <w:r w:rsidR="00DC30A3">
          <w:rPr>
            <w:rFonts w:cstheme="minorHAnsi"/>
            <w:sz w:val="20"/>
            <w:szCs w:val="20"/>
          </w:rPr>
          <w:t xml:space="preserve"> are shown in bright colors.</w:t>
        </w:r>
        <w:r w:rsidR="004B0720" w:rsidRPr="004B0720">
          <w:rPr>
            <w:rFonts w:cstheme="minorHAnsi"/>
            <w:sz w:val="22"/>
            <w:szCs w:val="22"/>
          </w:rPr>
          <w:t xml:space="preserve"> </w:t>
        </w:r>
        <w:r w:rsidR="004B0720" w:rsidRPr="00016C8C">
          <w:rPr>
            <w:rFonts w:cstheme="minorHAnsi"/>
            <w:sz w:val="20"/>
            <w:szCs w:val="20"/>
          </w:rPr>
          <w:t>The fused multivariate</w:t>
        </w:r>
        <w:r w:rsidR="00016C8C">
          <w:rPr>
            <w:rFonts w:cstheme="minorHAnsi"/>
            <w:sz w:val="20"/>
            <w:szCs w:val="20"/>
          </w:rPr>
          <w:t xml:space="preserve"> spca</w:t>
        </w:r>
        <w:r w:rsidR="004B0720" w:rsidRPr="00016C8C">
          <w:rPr>
            <w:rFonts w:cstheme="minorHAnsi"/>
            <w:sz w:val="20"/>
            <w:szCs w:val="20"/>
          </w:rPr>
          <w:t xml:space="preserve"> </w:t>
        </w:r>
        <w:r w:rsidR="00532FAB">
          <w:rPr>
            <w:rFonts w:cstheme="minorHAnsi"/>
            <w:sz w:val="20"/>
            <w:szCs w:val="20"/>
          </w:rPr>
          <w:t xml:space="preserve">analysis </w:t>
        </w:r>
        <w:r w:rsidR="004B0720" w:rsidRPr="00016C8C">
          <w:rPr>
            <w:rFonts w:cstheme="minorHAnsi"/>
            <w:sz w:val="20"/>
            <w:szCs w:val="20"/>
          </w:rPr>
          <w:t>produce</w:t>
        </w:r>
        <w:r w:rsidR="00016C8C">
          <w:rPr>
            <w:rFonts w:cstheme="minorHAnsi"/>
            <w:sz w:val="20"/>
            <w:szCs w:val="20"/>
          </w:rPr>
          <w:t>s</w:t>
        </w:r>
        <w:r w:rsidR="004B0720" w:rsidRPr="00016C8C">
          <w:rPr>
            <w:rFonts w:cstheme="minorHAnsi"/>
            <w:sz w:val="20"/>
            <w:szCs w:val="20"/>
          </w:rPr>
          <w:t xml:space="preserve"> hits for all four test deposits</w:t>
        </w:r>
        <w:r w:rsidR="00532FAB">
          <w:rPr>
            <w:rFonts w:cstheme="minorHAnsi"/>
            <w:sz w:val="20"/>
            <w:szCs w:val="20"/>
          </w:rPr>
          <w:t>.</w:t>
        </w:r>
      </w:ins>
    </w:p>
    <w:p w14:paraId="44F15E40" w14:textId="7CB15217" w:rsidR="00C65E30" w:rsidRPr="00A9426F" w:rsidRDefault="0008453D" w:rsidP="00650561">
      <w:pPr>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lastRenderedPageBreak/>
        <w:t xml:space="preserve">sPCA </w:t>
      </w:r>
      <w:r w:rsidR="00C3508D">
        <w:rPr>
          <w:rFonts w:asciiTheme="minorHAnsi" w:hAnsiTheme="minorHAnsi" w:cstheme="minorHAnsi"/>
          <w:sz w:val="22"/>
          <w:szCs w:val="22"/>
        </w:rPr>
        <w:t>is</w:t>
      </w:r>
      <w:r w:rsidRPr="00A9426F">
        <w:rPr>
          <w:rFonts w:asciiTheme="minorHAnsi" w:hAnsiTheme="minorHAnsi" w:cstheme="minorHAnsi"/>
          <w:sz w:val="22"/>
          <w:szCs w:val="22"/>
        </w:rPr>
        <w:t xml:space="preserve"> first applied separately to each variable, retaining </w:t>
      </w:r>
      <m:oMath>
        <m:sSub>
          <m:sSubPr>
            <m:ctrlPr>
              <w:rPr>
                <w:rFonts w:ascii="Cambria Math" w:hAnsi="Cambria Math" w:cstheme="minorHAnsi"/>
                <w:sz w:val="22"/>
                <w:szCs w:val="22"/>
              </w:rPr>
            </m:ctrlPr>
          </m:sSubPr>
          <m:e>
            <m:r>
              <w:rPr>
                <w:rFonts w:ascii="Cambria Math" w:hAnsi="Cambria Math" w:cstheme="minorHAnsi"/>
                <w:sz w:val="22"/>
                <w:szCs w:val="22"/>
              </w:rPr>
              <m:t>k</m:t>
            </m:r>
          </m:e>
          <m:sub>
            <m:r>
              <m:rPr>
                <m:sty m:val="p"/>
              </m:rPr>
              <w:rPr>
                <w:rFonts w:ascii="Cambria Math" w:hAnsi="Cambria Math" w:cstheme="minorHAnsi"/>
                <w:sz w:val="22"/>
                <w:szCs w:val="22"/>
              </w:rPr>
              <m:t>TMI</m:t>
            </m:r>
          </m:sub>
        </m:sSub>
        <m:r>
          <m:rPr>
            <m:sty m:val="p"/>
          </m:rPr>
          <w:rPr>
            <w:rFonts w:ascii="Cambria Math" w:hAnsi="Cambria Math" w:cstheme="minorHAnsi"/>
            <w:sz w:val="22"/>
            <w:szCs w:val="22"/>
          </w:rPr>
          <m:t>=2</m:t>
        </m:r>
      </m:oMath>
      <w:r w:rsidRPr="00A9426F">
        <w:rPr>
          <w:rFonts w:asciiTheme="minorHAnsi" w:hAnsiTheme="minorHAnsi" w:cstheme="minorHAnsi"/>
          <w:sz w:val="22"/>
          <w:szCs w:val="22"/>
        </w:rPr>
        <w:t> and </w:t>
      </w:r>
      <m:oMath>
        <m:sSub>
          <m:sSubPr>
            <m:ctrlPr>
              <w:rPr>
                <w:rFonts w:ascii="Cambria Math" w:hAnsi="Cambria Math" w:cstheme="minorHAnsi"/>
                <w:sz w:val="22"/>
                <w:szCs w:val="22"/>
              </w:rPr>
            </m:ctrlPr>
          </m:sSubPr>
          <m:e>
            <m:r>
              <w:rPr>
                <w:rFonts w:ascii="Cambria Math" w:hAnsi="Cambria Math" w:cstheme="minorHAnsi"/>
                <w:sz w:val="22"/>
                <w:szCs w:val="22"/>
              </w:rPr>
              <m:t>k</m:t>
            </m:r>
          </m:e>
          <m:sub>
            <m:r>
              <m:rPr>
                <m:sty m:val="p"/>
              </m:rPr>
              <w:rPr>
                <w:rFonts w:ascii="Cambria Math" w:hAnsi="Cambria Math" w:cstheme="minorHAnsi"/>
                <w:sz w:val="22"/>
                <w:szCs w:val="22"/>
              </w:rPr>
              <m:t>U</m:t>
            </m:r>
          </m:sub>
        </m:sSub>
        <m:r>
          <m:rPr>
            <m:sty m:val="p"/>
          </m:rPr>
          <w:rPr>
            <w:rFonts w:ascii="Cambria Math" w:hAnsi="Cambria Math" w:cstheme="minorHAnsi"/>
            <w:sz w:val="22"/>
            <w:szCs w:val="22"/>
          </w:rPr>
          <m:t>=34</m:t>
        </m:r>
      </m:oMath>
      <w:r w:rsidRPr="00A9426F">
        <w:rPr>
          <w:rFonts w:asciiTheme="minorHAnsi" w:hAnsiTheme="minorHAnsi" w:cstheme="minorHAnsi"/>
          <w:sz w:val="22"/>
          <w:szCs w:val="22"/>
        </w:rPr>
        <w:t> components</w:t>
      </w:r>
      <w:r w:rsidR="00465858">
        <w:rPr>
          <w:rFonts w:asciiTheme="minorHAnsi" w:hAnsiTheme="minorHAnsi" w:cstheme="minorHAnsi"/>
          <w:sz w:val="22"/>
          <w:szCs w:val="22"/>
        </w:rPr>
        <w:t>. T</w:t>
      </w:r>
      <w:r w:rsidRPr="00A9426F">
        <w:rPr>
          <w:rFonts w:asciiTheme="minorHAnsi" w:hAnsiTheme="minorHAnsi" w:cstheme="minorHAnsi"/>
          <w:sz w:val="22"/>
          <w:szCs w:val="22"/>
        </w:rPr>
        <w:t xml:space="preserve">he retained score vectors </w:t>
      </w:r>
      <w:r w:rsidR="00C3508D">
        <w:rPr>
          <w:rFonts w:asciiTheme="minorHAnsi" w:hAnsiTheme="minorHAnsi" w:cstheme="minorHAnsi"/>
          <w:sz w:val="22"/>
          <w:szCs w:val="22"/>
        </w:rPr>
        <w:t>are</w:t>
      </w:r>
      <w:r w:rsidRPr="00A9426F">
        <w:rPr>
          <w:rFonts w:asciiTheme="minorHAnsi" w:hAnsiTheme="minorHAnsi" w:cstheme="minorHAnsi"/>
          <w:sz w:val="22"/>
          <w:szCs w:val="22"/>
        </w:rPr>
        <w:t xml:space="preserve"> then concatenated, standardized, and subjected to a second PCA. Similarity </w:t>
      </w:r>
      <w:r w:rsidR="008474BA">
        <w:rPr>
          <w:rFonts w:asciiTheme="minorHAnsi" w:hAnsiTheme="minorHAnsi" w:cstheme="minorHAnsi"/>
          <w:sz w:val="22"/>
          <w:szCs w:val="22"/>
        </w:rPr>
        <w:t>is</w:t>
      </w:r>
      <w:r w:rsidRPr="00A9426F">
        <w:rPr>
          <w:rFonts w:asciiTheme="minorHAnsi" w:hAnsiTheme="minorHAnsi" w:cstheme="minorHAnsi"/>
          <w:sz w:val="22"/>
          <w:szCs w:val="22"/>
        </w:rPr>
        <w:t xml:space="preserve"> computed in this fused space using the first </w:t>
      </w:r>
      <m:oMath>
        <m:sSub>
          <m:sSubPr>
            <m:ctrlPr>
              <w:rPr>
                <w:rFonts w:ascii="Cambria Math" w:hAnsi="Cambria Math" w:cstheme="minorHAnsi"/>
                <w:sz w:val="22"/>
                <w:szCs w:val="22"/>
              </w:rPr>
            </m:ctrlPr>
          </m:sSubPr>
          <m:e>
            <m:r>
              <w:rPr>
                <w:rFonts w:ascii="Cambria Math" w:hAnsi="Cambria Math" w:cstheme="minorHAnsi"/>
                <w:sz w:val="22"/>
                <w:szCs w:val="22"/>
              </w:rPr>
              <m:t>k</m:t>
            </m:r>
          </m:e>
          <m:sub>
            <m:r>
              <m:rPr>
                <m:sty m:val="p"/>
              </m:rPr>
              <w:rPr>
                <w:rFonts w:ascii="Cambria Math" w:hAnsi="Cambria Math" w:cstheme="minorHAnsi"/>
                <w:sz w:val="22"/>
                <w:szCs w:val="22"/>
              </w:rPr>
              <m:t>fused</m:t>
            </m:r>
          </m:sub>
        </m:sSub>
        <m:r>
          <m:rPr>
            <m:sty m:val="p"/>
          </m:rPr>
          <w:rPr>
            <w:rFonts w:ascii="Cambria Math" w:hAnsi="Cambria Math" w:cstheme="minorHAnsi"/>
            <w:sz w:val="22"/>
            <w:szCs w:val="22"/>
          </w:rPr>
          <m:t>=6</m:t>
        </m:r>
      </m:oMath>
      <w:r w:rsidRPr="00A9426F">
        <w:rPr>
          <w:rFonts w:asciiTheme="minorHAnsi" w:hAnsiTheme="minorHAnsi" w:cstheme="minorHAnsi"/>
          <w:sz w:val="22"/>
          <w:szCs w:val="22"/>
        </w:rPr>
        <w:t> components with deposit-based weights</w:t>
      </w:r>
      <w:r w:rsidR="00CF0902" w:rsidRPr="00A9426F">
        <w:rPr>
          <w:rFonts w:asciiTheme="minorHAnsi" w:hAnsiTheme="minorHAnsi" w:cstheme="minorHAnsi"/>
          <w:sz w:val="22"/>
          <w:szCs w:val="22"/>
        </w:rPr>
        <w:t xml:space="preserve"> (</w:t>
      </w:r>
      <w:r w:rsidR="00CF0902" w:rsidRPr="00A9426F">
        <w:rPr>
          <w:rFonts w:asciiTheme="minorHAnsi" w:hAnsiTheme="minorHAnsi" w:cstheme="minorHAnsi"/>
          <w:sz w:val="22"/>
          <w:szCs w:val="22"/>
        </w:rPr>
        <w:fldChar w:fldCharType="begin"/>
      </w:r>
      <w:r w:rsidR="00CF0902" w:rsidRPr="00A9426F">
        <w:rPr>
          <w:rFonts w:asciiTheme="minorHAnsi" w:hAnsiTheme="minorHAnsi" w:cstheme="minorHAnsi"/>
          <w:sz w:val="22"/>
          <w:szCs w:val="22"/>
        </w:rPr>
        <w:instrText xml:space="preserve"> REF _Ref226414261 \h </w:instrText>
      </w:r>
      <w:r w:rsidR="00650561" w:rsidRPr="00A9426F">
        <w:rPr>
          <w:rFonts w:asciiTheme="minorHAnsi" w:hAnsiTheme="minorHAnsi" w:cstheme="minorHAnsi"/>
          <w:sz w:val="22"/>
          <w:szCs w:val="22"/>
        </w:rPr>
        <w:instrText xml:space="preserve"> \* MERGEFORMAT </w:instrText>
      </w:r>
      <w:r w:rsidR="00CF0902" w:rsidRPr="00A9426F">
        <w:rPr>
          <w:rFonts w:asciiTheme="minorHAnsi" w:hAnsiTheme="minorHAnsi" w:cstheme="minorHAnsi"/>
          <w:sz w:val="22"/>
          <w:szCs w:val="22"/>
        </w:rPr>
      </w:r>
      <w:r w:rsidR="00CF0902" w:rsidRPr="00A9426F">
        <w:rPr>
          <w:rFonts w:asciiTheme="minorHAnsi" w:hAnsiTheme="minorHAnsi" w:cstheme="minorHAnsi"/>
          <w:sz w:val="22"/>
          <w:szCs w:val="22"/>
        </w:rPr>
        <w:fldChar w:fldCharType="separate"/>
      </w:r>
      <w:r w:rsidR="00CF0902" w:rsidRPr="00A9426F">
        <w:rPr>
          <w:rFonts w:asciiTheme="minorHAnsi" w:hAnsiTheme="minorHAnsi" w:cstheme="minorHAnsi"/>
          <w:sz w:val="22"/>
          <w:szCs w:val="22"/>
        </w:rPr>
        <w:t xml:space="preserve">Figure </w:t>
      </w:r>
      <w:r w:rsidR="00CF0902" w:rsidRPr="00A9426F">
        <w:rPr>
          <w:rFonts w:asciiTheme="minorHAnsi" w:hAnsiTheme="minorHAnsi" w:cstheme="minorHAnsi"/>
          <w:noProof/>
          <w:sz w:val="22"/>
          <w:szCs w:val="22"/>
        </w:rPr>
        <w:t>1</w:t>
      </w:r>
      <w:r w:rsidR="00175379" w:rsidRPr="00175379">
        <w:rPr>
          <w:rFonts w:asciiTheme="minorHAnsi" w:hAnsiTheme="minorHAnsi" w:cstheme="minorHAnsi"/>
          <w:noProof/>
          <w:sz w:val="22"/>
          <w:szCs w:val="22"/>
        </w:rPr>
        <w:t>9</w:t>
      </w:r>
      <w:ins w:id="99" w:author="Microsoft Word" w:date="2026-06-24T16:24:00Z" w16du:dateUtc="2026-06-24T21:24:00Z">
        <w:r w:rsidR="00CF0902" w:rsidRPr="00A9426F">
          <w:rPr>
            <w:rFonts w:asciiTheme="minorHAnsi" w:hAnsiTheme="minorHAnsi" w:cstheme="minorHAnsi"/>
            <w:noProof/>
            <w:sz w:val="22"/>
            <w:szCs w:val="22"/>
          </w:rPr>
          <w:t>8</w:t>
        </w:r>
      </w:ins>
      <w:r w:rsidR="00CF0902" w:rsidRPr="00A9426F">
        <w:rPr>
          <w:rFonts w:asciiTheme="minorHAnsi" w:hAnsiTheme="minorHAnsi" w:cstheme="minorHAnsi"/>
          <w:sz w:val="22"/>
          <w:szCs w:val="22"/>
        </w:rPr>
        <w:fldChar w:fldCharType="end"/>
      </w:r>
      <w:r w:rsidR="00CF0902" w:rsidRPr="00A9426F">
        <w:rPr>
          <w:rFonts w:asciiTheme="minorHAnsi" w:hAnsiTheme="minorHAnsi" w:cstheme="minorHAnsi"/>
          <w:sz w:val="22"/>
          <w:szCs w:val="22"/>
        </w:rPr>
        <w:t>)</w:t>
      </w:r>
      <w:r w:rsidR="00506001">
        <w:rPr>
          <w:rFonts w:asciiTheme="minorHAnsi" w:hAnsiTheme="minorHAnsi" w:cstheme="minorHAnsi"/>
          <w:sz w:val="22"/>
          <w:szCs w:val="22"/>
        </w:rPr>
        <w:t>. T</w:t>
      </w:r>
      <w:r w:rsidRPr="00A9426F">
        <w:rPr>
          <w:rFonts w:asciiTheme="minorHAnsi" w:hAnsiTheme="minorHAnsi" w:cstheme="minorHAnsi"/>
          <w:sz w:val="22"/>
          <w:szCs w:val="22"/>
        </w:rPr>
        <w:t>he Raw Multi baseline rank</w:t>
      </w:r>
      <w:r w:rsidR="00621918">
        <w:rPr>
          <w:rFonts w:asciiTheme="minorHAnsi" w:hAnsiTheme="minorHAnsi" w:cstheme="minorHAnsi"/>
          <w:sz w:val="22"/>
          <w:szCs w:val="22"/>
        </w:rPr>
        <w:t>s</w:t>
      </w:r>
      <w:r w:rsidRPr="00A9426F">
        <w:rPr>
          <w:rFonts w:asciiTheme="minorHAnsi" w:hAnsiTheme="minorHAnsi" w:cstheme="minorHAnsi"/>
          <w:sz w:val="22"/>
          <w:szCs w:val="22"/>
        </w:rPr>
        <w:t xml:space="preserve"> windows by direct Euclidean distance in the concatenated TMI+U pixel space</w:t>
      </w:r>
      <w:r w:rsidR="00CF0902" w:rsidRPr="00A9426F">
        <w:rPr>
          <w:rFonts w:asciiTheme="minorHAnsi" w:hAnsiTheme="minorHAnsi" w:cstheme="minorHAnsi"/>
          <w:sz w:val="22"/>
          <w:szCs w:val="22"/>
        </w:rPr>
        <w:t xml:space="preserve">. </w:t>
      </w:r>
      <w:r w:rsidRPr="00A9426F">
        <w:rPr>
          <w:rFonts w:asciiTheme="minorHAnsi" w:hAnsiTheme="minorHAnsi" w:cstheme="minorHAnsi"/>
          <w:sz w:val="22"/>
          <w:szCs w:val="22"/>
        </w:rPr>
        <w:t xml:space="preserve">Using Deposit 3 as the training deposit and Deposits 1, 2, 4, and 5 as test deposits, </w:t>
      </w:r>
      <w:r w:rsidR="00386ADE">
        <w:rPr>
          <w:rFonts w:asciiTheme="minorHAnsi" w:hAnsiTheme="minorHAnsi" w:cstheme="minorHAnsi"/>
          <w:sz w:val="22"/>
          <w:szCs w:val="22"/>
        </w:rPr>
        <w:t>sPCA</w:t>
      </w:r>
      <w:r w:rsidRPr="00A9426F">
        <w:rPr>
          <w:rFonts w:asciiTheme="minorHAnsi" w:hAnsiTheme="minorHAnsi" w:cstheme="minorHAnsi"/>
          <w:sz w:val="22"/>
          <w:szCs w:val="22"/>
        </w:rPr>
        <w:t xml:space="preserve"> Multi achieve</w:t>
      </w:r>
      <w:r w:rsidR="002F160E">
        <w:rPr>
          <w:rFonts w:asciiTheme="minorHAnsi" w:hAnsiTheme="minorHAnsi" w:cstheme="minorHAnsi"/>
          <w:sz w:val="22"/>
          <w:szCs w:val="22"/>
        </w:rPr>
        <w:t>s</w:t>
      </w:r>
      <w:r w:rsidRPr="00A9426F">
        <w:rPr>
          <w:rFonts w:asciiTheme="minorHAnsi" w:hAnsiTheme="minorHAnsi" w:cstheme="minorHAnsi"/>
          <w:sz w:val="22"/>
          <w:szCs w:val="22"/>
        </w:rPr>
        <w:t xml:space="preserve"> the </w:t>
      </w:r>
      <w:r w:rsidR="00386ADE" w:rsidRPr="00386ADE">
        <w:rPr>
          <w:rFonts w:asciiTheme="minorHAnsi" w:hAnsiTheme="minorHAnsi" w:cstheme="minorHAnsi"/>
          <w:sz w:val="22"/>
          <w:szCs w:val="22"/>
        </w:rPr>
        <w:t>highest AUC among the tested methods</w:t>
      </w:r>
      <w:r w:rsidR="00851480">
        <w:rPr>
          <w:rFonts w:asciiTheme="minorHAnsi" w:hAnsiTheme="minorHAnsi" w:cstheme="minorHAnsi"/>
          <w:sz w:val="22"/>
          <w:szCs w:val="22"/>
        </w:rPr>
        <w:t xml:space="preserve"> (</w:t>
      </w:r>
      <w:r w:rsidR="00386ADE" w:rsidRPr="00386ADE">
        <w:rPr>
          <w:rFonts w:asciiTheme="minorHAnsi" w:hAnsiTheme="minorHAnsi" w:cstheme="minorHAnsi"/>
          <w:sz w:val="22"/>
          <w:szCs w:val="22"/>
        </w:rPr>
        <w:t xml:space="preserve">AUC = </w:t>
      </w:r>
      <w:r w:rsidR="00021901">
        <w:rPr>
          <w:rFonts w:asciiTheme="minorHAnsi" w:hAnsiTheme="minorHAnsi" w:cstheme="minorHAnsi"/>
          <w:sz w:val="22"/>
          <w:szCs w:val="22"/>
        </w:rPr>
        <w:t>99.22</w:t>
      </w:r>
      <w:r w:rsidR="00386ADE" w:rsidRPr="00386ADE">
        <w:rPr>
          <w:rFonts w:asciiTheme="minorHAnsi" w:hAnsiTheme="minorHAnsi" w:cstheme="minorHAnsi"/>
          <w:sz w:val="22"/>
          <w:szCs w:val="22"/>
        </w:rPr>
        <w:t xml:space="preserve"> compared with </w:t>
      </w:r>
      <w:r w:rsidR="00021901">
        <w:rPr>
          <w:rFonts w:asciiTheme="minorHAnsi" w:hAnsiTheme="minorHAnsi" w:cstheme="minorHAnsi"/>
          <w:sz w:val="22"/>
          <w:szCs w:val="22"/>
        </w:rPr>
        <w:t>82.22</w:t>
      </w:r>
      <w:r w:rsidR="00386ADE" w:rsidRPr="00386ADE">
        <w:rPr>
          <w:rFonts w:asciiTheme="minorHAnsi" w:hAnsiTheme="minorHAnsi" w:cstheme="minorHAnsi"/>
          <w:sz w:val="22"/>
          <w:szCs w:val="22"/>
        </w:rPr>
        <w:t xml:space="preserve"> for sPCA</w:t>
      </w:r>
      <w:ins w:id="100" w:author="Microsoft Word" w:date="2026-06-24T16:24:00Z" w16du:dateUtc="2026-06-24T21:24:00Z">
        <w:r w:rsidRPr="00A9426F">
          <w:rPr>
            <w:rFonts w:asciiTheme="minorHAnsi" w:hAnsiTheme="minorHAnsi" w:cstheme="minorHAnsi"/>
            <w:sz w:val="22"/>
            <w:szCs w:val="22"/>
          </w:rPr>
          <w:t>strongest validation performance</w:t>
        </w:r>
        <w:r w:rsidR="00641EA5">
          <w:rPr>
            <w:rFonts w:asciiTheme="minorHAnsi" w:hAnsiTheme="minorHAnsi" w:cstheme="minorHAnsi"/>
            <w:sz w:val="22"/>
            <w:szCs w:val="22"/>
          </w:rPr>
          <w:t>. It</w:t>
        </w:r>
        <w:r w:rsidRPr="00A9426F">
          <w:rPr>
            <w:rFonts w:asciiTheme="minorHAnsi" w:hAnsiTheme="minorHAnsi" w:cstheme="minorHAnsi"/>
            <w:sz w:val="22"/>
            <w:szCs w:val="22"/>
          </w:rPr>
          <w:t xml:space="preserve"> recover</w:t>
        </w:r>
        <w:r w:rsidR="00641EA5">
          <w:rPr>
            <w:rFonts w:asciiTheme="minorHAnsi" w:hAnsiTheme="minorHAnsi" w:cstheme="minorHAnsi"/>
            <w:sz w:val="22"/>
            <w:szCs w:val="22"/>
          </w:rPr>
          <w:t>s</w:t>
        </w:r>
        <w:r w:rsidRPr="00A9426F">
          <w:rPr>
            <w:rFonts w:asciiTheme="minorHAnsi" w:hAnsiTheme="minorHAnsi" w:cstheme="minorHAnsi"/>
            <w:sz w:val="22"/>
            <w:szCs w:val="22"/>
          </w:rPr>
          <w:t xml:space="preserve"> 77.7% of the total test-deposit area by rank 250 </w:t>
        </w:r>
      </w:ins>
      <m:oMath>
        <m:d>
          <m:dPr>
            <m:sepChr m:val="="/>
            <m:ctrlPr>
              <w:ins w:id="101" w:author="Microsoft Word" w:date="2026-06-24T16:24:00Z" w16du:dateUtc="2026-06-24T21:24:00Z">
                <w:rPr>
                  <w:rFonts w:ascii="Cambria Math" w:hAnsi="Cambria Math" w:cstheme="minorHAnsi"/>
                  <w:sz w:val="22"/>
                  <w:szCs w:val="22"/>
                </w:rPr>
              </w:ins>
            </m:ctrlPr>
          </m:dPr>
          <m:e>
            <m:r>
              <w:ins w:id="102" w:author="Microsoft Word" w:date="2026-06-24T16:24:00Z" w16du:dateUtc="2026-06-24T21:24:00Z">
                <m:rPr>
                  <m:sty m:val="p"/>
                </m:rPr>
                <w:rPr>
                  <w:rFonts w:ascii="Cambria Math" w:hAnsi="Cambria Math" w:cstheme="minorHAnsi"/>
                  <w:sz w:val="22"/>
                  <w:szCs w:val="22"/>
                </w:rPr>
                <m:t>AUC</m:t>
              </w:ins>
            </m:r>
          </m:e>
          <m:e>
            <m:r>
              <w:ins w:id="103" w:author="Microsoft Word" w:date="2026-06-24T16:24:00Z" w16du:dateUtc="2026-06-24T21:24:00Z">
                <m:rPr>
                  <m:sty m:val="p"/>
                </m:rPr>
                <w:rPr>
                  <w:rFonts w:ascii="Cambria Math" w:hAnsi="Cambria Math" w:cstheme="minorHAnsi"/>
                  <w:sz w:val="22"/>
                  <w:szCs w:val="22"/>
                </w:rPr>
                <m:t>128.89</m:t>
              </w:ins>
            </m:r>
          </m:e>
        </m:d>
      </m:oMath>
      <w:ins w:id="104" w:author="Microsoft Word" w:date="2026-06-24T16:24:00Z" w16du:dateUtc="2026-06-24T21:24:00Z">
        <w:r w:rsidR="00CF0902" w:rsidRPr="00A9426F">
          <w:rPr>
            <w:rFonts w:asciiTheme="minorHAnsi" w:hAnsiTheme="minorHAnsi" w:cstheme="minorHAnsi"/>
            <w:sz w:val="22"/>
            <w:szCs w:val="22"/>
          </w:rPr>
          <w:t xml:space="preserve"> (</w:t>
        </w:r>
        <w:r w:rsidR="00CF0902" w:rsidRPr="00A9426F">
          <w:rPr>
            <w:rFonts w:asciiTheme="minorHAnsi" w:hAnsiTheme="minorHAnsi" w:cstheme="minorHAnsi"/>
            <w:sz w:val="22"/>
            <w:szCs w:val="22"/>
          </w:rPr>
          <w:fldChar w:fldCharType="begin"/>
        </w:r>
        <w:r w:rsidR="00CF0902" w:rsidRPr="00A9426F">
          <w:rPr>
            <w:rFonts w:asciiTheme="minorHAnsi" w:hAnsiTheme="minorHAnsi" w:cstheme="minorHAnsi"/>
            <w:sz w:val="22"/>
            <w:szCs w:val="22"/>
          </w:rPr>
          <w:instrText xml:space="preserve"> REF _Ref226414184 \h </w:instrText>
        </w:r>
        <w:r w:rsidR="00650561" w:rsidRPr="00A9426F">
          <w:rPr>
            <w:rFonts w:asciiTheme="minorHAnsi" w:hAnsiTheme="minorHAnsi" w:cstheme="minorHAnsi"/>
            <w:sz w:val="22"/>
            <w:szCs w:val="22"/>
          </w:rPr>
          <w:instrText xml:space="preserve"> \* MERGEFORMAT </w:instrText>
        </w:r>
        <w:r w:rsidR="00CF0902" w:rsidRPr="00A9426F">
          <w:rPr>
            <w:rFonts w:asciiTheme="minorHAnsi" w:hAnsiTheme="minorHAnsi" w:cstheme="minorHAnsi"/>
            <w:sz w:val="22"/>
            <w:szCs w:val="22"/>
          </w:rPr>
        </w:r>
        <w:r w:rsidR="00CF0902" w:rsidRPr="00A9426F">
          <w:rPr>
            <w:rFonts w:asciiTheme="minorHAnsi" w:hAnsiTheme="minorHAnsi" w:cstheme="minorHAnsi"/>
            <w:sz w:val="22"/>
            <w:szCs w:val="22"/>
          </w:rPr>
          <w:fldChar w:fldCharType="separate"/>
        </w:r>
        <w:r w:rsidR="00CF0902" w:rsidRPr="00A9426F">
          <w:rPr>
            <w:rFonts w:asciiTheme="minorHAnsi" w:hAnsiTheme="minorHAnsi" w:cstheme="minorHAnsi"/>
            <w:sz w:val="22"/>
            <w:szCs w:val="22"/>
          </w:rPr>
          <w:t xml:space="preserve">Figure </w:t>
        </w:r>
        <w:r w:rsidR="00CF0902" w:rsidRPr="00A9426F">
          <w:rPr>
            <w:rFonts w:asciiTheme="minorHAnsi" w:hAnsiTheme="minorHAnsi" w:cstheme="minorHAnsi"/>
            <w:noProof/>
            <w:sz w:val="22"/>
            <w:szCs w:val="22"/>
          </w:rPr>
          <w:t>19</w:t>
        </w:r>
        <w:r w:rsidR="00CF0902" w:rsidRPr="00A9426F">
          <w:rPr>
            <w:rFonts w:asciiTheme="minorHAnsi" w:hAnsiTheme="minorHAnsi" w:cstheme="minorHAnsi"/>
            <w:sz w:val="22"/>
            <w:szCs w:val="22"/>
          </w:rPr>
          <w:fldChar w:fldCharType="end"/>
        </w:r>
        <w:r w:rsidR="00CF0902" w:rsidRPr="00A9426F">
          <w:rPr>
            <w:rFonts w:asciiTheme="minorHAnsi" w:hAnsiTheme="minorHAnsi" w:cstheme="minorHAnsi"/>
            <w:sz w:val="22"/>
            <w:szCs w:val="22"/>
          </w:rPr>
          <w:t>)</w:t>
        </w:r>
        <w:r w:rsidRPr="00A9426F">
          <w:rPr>
            <w:rFonts w:asciiTheme="minorHAnsi" w:hAnsiTheme="minorHAnsi" w:cstheme="minorHAnsi"/>
            <w:sz w:val="22"/>
            <w:szCs w:val="22"/>
          </w:rPr>
          <w:t xml:space="preserve">. This </w:t>
        </w:r>
        <w:r w:rsidR="004D46DC" w:rsidRPr="00A9426F">
          <w:rPr>
            <w:rFonts w:asciiTheme="minorHAnsi" w:hAnsiTheme="minorHAnsi" w:cstheme="minorHAnsi"/>
            <w:sz w:val="22"/>
            <w:szCs w:val="22"/>
          </w:rPr>
          <w:t>excee</w:t>
        </w:r>
        <w:r w:rsidR="004D46DC">
          <w:rPr>
            <w:rFonts w:asciiTheme="minorHAnsi" w:hAnsiTheme="minorHAnsi" w:cstheme="minorHAnsi"/>
            <w:sz w:val="22"/>
            <w:szCs w:val="22"/>
          </w:rPr>
          <w:t>ds</w:t>
        </w:r>
        <w:r w:rsidRPr="00A9426F">
          <w:rPr>
            <w:rFonts w:asciiTheme="minorHAnsi" w:hAnsiTheme="minorHAnsi" w:cstheme="minorHAnsi"/>
            <w:sz w:val="22"/>
            <w:szCs w:val="22"/>
          </w:rPr>
          <w:t xml:space="preserve"> SPCA</w:t>
        </w:r>
      </w:ins>
      <w:r w:rsidRPr="00A9426F">
        <w:rPr>
          <w:rFonts w:asciiTheme="minorHAnsi" w:hAnsiTheme="minorHAnsi" w:cstheme="minorHAnsi"/>
          <w:sz w:val="22"/>
          <w:szCs w:val="22"/>
        </w:rPr>
        <w:t xml:space="preserve"> Uni Radiometric U, </w:t>
      </w:r>
      <w:r w:rsidR="00021901">
        <w:rPr>
          <w:rFonts w:asciiTheme="minorHAnsi" w:hAnsiTheme="minorHAnsi" w:cstheme="minorHAnsi"/>
          <w:sz w:val="22"/>
          <w:szCs w:val="22"/>
        </w:rPr>
        <w:t>37.15</w:t>
      </w:r>
      <w:r w:rsidR="00386ADE" w:rsidRPr="00386ADE">
        <w:rPr>
          <w:rFonts w:asciiTheme="minorHAnsi" w:hAnsiTheme="minorHAnsi" w:cstheme="minorHAnsi"/>
          <w:sz w:val="22"/>
          <w:szCs w:val="22"/>
        </w:rPr>
        <w:t xml:space="preserve"> for sPCA</w:t>
      </w:r>
      <w:r w:rsidR="004D46DC" w:rsidRPr="004D46DC">
        <w:rPr>
          <w:rFonts w:asciiTheme="minorHAnsi" w:hAnsiTheme="minorHAnsi" w:cstheme="minorHAnsi"/>
          <w:sz w:val="22"/>
          <w:szCs w:val="22"/>
        </w:rPr>
        <w:t xml:space="preserve"> Uni TMI, </w:t>
      </w:r>
      <w:r w:rsidR="00386ADE" w:rsidRPr="00386ADE">
        <w:rPr>
          <w:rFonts w:asciiTheme="minorHAnsi" w:hAnsiTheme="minorHAnsi" w:cstheme="minorHAnsi"/>
          <w:sz w:val="22"/>
          <w:szCs w:val="22"/>
        </w:rPr>
        <w:t xml:space="preserve">and </w:t>
      </w:r>
      <w:r w:rsidR="004D46DC" w:rsidRPr="004D46DC">
        <w:rPr>
          <w:rFonts w:asciiTheme="minorHAnsi" w:hAnsiTheme="minorHAnsi" w:cstheme="minorHAnsi"/>
          <w:sz w:val="22"/>
          <w:szCs w:val="22"/>
        </w:rPr>
        <w:t>0</w:t>
      </w:r>
      <w:r w:rsidR="004D2C15">
        <w:rPr>
          <w:rFonts w:asciiTheme="minorHAnsi" w:hAnsiTheme="minorHAnsi" w:cstheme="minorHAnsi"/>
          <w:sz w:val="22"/>
          <w:szCs w:val="22"/>
        </w:rPr>
        <w:t>.23</w:t>
      </w:r>
      <w:r w:rsidR="00386ADE" w:rsidRPr="00386ADE">
        <w:rPr>
          <w:rFonts w:asciiTheme="minorHAnsi" w:hAnsiTheme="minorHAnsi" w:cstheme="minorHAnsi"/>
          <w:sz w:val="22"/>
          <w:szCs w:val="22"/>
        </w:rPr>
        <w:t xml:space="preserve"> for</w:t>
      </w:r>
      <w:r w:rsidR="004D46DC" w:rsidRPr="004D46DC">
        <w:rPr>
          <w:rFonts w:asciiTheme="minorHAnsi" w:hAnsiTheme="minorHAnsi" w:cstheme="minorHAnsi"/>
          <w:sz w:val="22"/>
          <w:szCs w:val="22"/>
        </w:rPr>
        <w:t xml:space="preserve"> Raw Multi</w:t>
      </w:r>
      <w:r w:rsidR="00851480">
        <w:rPr>
          <w:rFonts w:asciiTheme="minorHAnsi" w:hAnsiTheme="minorHAnsi" w:cstheme="minorHAnsi"/>
          <w:sz w:val="22"/>
          <w:szCs w:val="22"/>
        </w:rPr>
        <w:t>)</w:t>
      </w:r>
      <w:r w:rsidR="00386ADE" w:rsidRPr="00386ADE">
        <w:rPr>
          <w:rFonts w:asciiTheme="minorHAnsi" w:hAnsiTheme="minorHAnsi" w:cstheme="minorHAnsi"/>
          <w:sz w:val="22"/>
          <w:szCs w:val="22"/>
        </w:rPr>
        <w:t>. This means the multivariate ranking places recovered test-deposit area earlier and more consistently through the top 250 predictions, even though the final recovered area at rank 250 is slightly higher for the univariate Radiometric U model. The advantage</w:t>
      </w:r>
      <w:r w:rsidR="00851480">
        <w:rPr>
          <w:rFonts w:asciiTheme="minorHAnsi" w:hAnsiTheme="minorHAnsi" w:cstheme="minorHAnsi"/>
          <w:sz w:val="22"/>
          <w:szCs w:val="22"/>
        </w:rPr>
        <w:t>,</w:t>
      </w:r>
      <w:r w:rsidR="00386ADE" w:rsidRPr="00386ADE">
        <w:rPr>
          <w:rFonts w:asciiTheme="minorHAnsi" w:hAnsiTheme="minorHAnsi" w:cstheme="minorHAnsi"/>
          <w:sz w:val="22"/>
          <w:szCs w:val="22"/>
        </w:rPr>
        <w:t xml:space="preserve"> therefore</w:t>
      </w:r>
      <w:r w:rsidR="00851480">
        <w:rPr>
          <w:rFonts w:asciiTheme="minorHAnsi" w:hAnsiTheme="minorHAnsi" w:cstheme="minorHAnsi"/>
          <w:sz w:val="22"/>
          <w:szCs w:val="22"/>
        </w:rPr>
        <w:t>,</w:t>
      </w:r>
      <w:r w:rsidR="00386ADE" w:rsidRPr="00386ADE">
        <w:rPr>
          <w:rFonts w:asciiTheme="minorHAnsi" w:hAnsiTheme="minorHAnsi" w:cstheme="minorHAnsi"/>
          <w:sz w:val="22"/>
          <w:szCs w:val="22"/>
        </w:rPr>
        <w:t xml:space="preserve"> comes from improved ordering of predictions, not simply from maximizing the final cumulative recovery value.</w:t>
      </w:r>
    </w:p>
    <w:p w14:paraId="3D3409B3" w14:textId="77777777" w:rsidR="00E045C5" w:rsidRPr="00A9426F" w:rsidRDefault="00C65E30" w:rsidP="00650561">
      <w:pPr>
        <w:keepNext/>
        <w:spacing w:line="276" w:lineRule="auto"/>
        <w:jc w:val="center"/>
        <w:rPr>
          <w:rFonts w:asciiTheme="minorHAnsi" w:hAnsiTheme="minorHAnsi" w:cstheme="minorHAnsi"/>
          <w:sz w:val="22"/>
          <w:szCs w:val="22"/>
        </w:rPr>
      </w:pPr>
      <w:r w:rsidRPr="00A9426F">
        <w:rPr>
          <w:rFonts w:asciiTheme="minorHAnsi" w:hAnsiTheme="minorHAnsi" w:cstheme="minorHAnsi"/>
          <w:noProof/>
          <w:sz w:val="22"/>
          <w:szCs w:val="22"/>
          <w14:ligatures w14:val="standardContextual"/>
        </w:rPr>
        <w:drawing>
          <wp:inline distT="0" distB="0" distL="0" distR="0" wp14:anchorId="65A4816C" wp14:editId="7F44219E">
            <wp:extent cx="4776216" cy="3016750"/>
            <wp:effectExtent l="0" t="0" r="0" b="6350"/>
            <wp:docPr id="13209684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68430" name="Picture 14"/>
                    <pic:cNvPicPr/>
                  </pic:nvPicPr>
                  <pic:blipFill rotWithShape="1">
                    <a:blip r:embed="rId29" cstate="print">
                      <a:extLst>
                        <a:ext uri="{28A0092B-C50C-407E-A947-70E740481C1C}">
                          <a14:useLocalDpi xmlns:a14="http://schemas.microsoft.com/office/drawing/2010/main" val="0"/>
                        </a:ext>
                      </a:extLst>
                    </a:blip>
                    <a:srcRect l="-898" r="736"/>
                    <a:stretch>
                      <a:fillRect/>
                    </a:stretch>
                  </pic:blipFill>
                  <pic:spPr bwMode="auto">
                    <a:xfrm>
                      <a:off x="0" y="0"/>
                      <a:ext cx="4777435" cy="3017520"/>
                    </a:xfrm>
                    <a:prstGeom prst="rect">
                      <a:avLst/>
                    </a:prstGeom>
                    <a:ln>
                      <a:noFill/>
                    </a:ln>
                    <a:extLst>
                      <a:ext uri="{53640926-AAD7-44D8-BBD7-CCE9431645EC}">
                        <a14:shadowObscured xmlns:a14="http://schemas.microsoft.com/office/drawing/2010/main"/>
                      </a:ext>
                    </a:extLst>
                  </pic:spPr>
                </pic:pic>
              </a:graphicData>
            </a:graphic>
          </wp:inline>
        </w:drawing>
      </w:r>
    </w:p>
    <w:p w14:paraId="1064FF35" w14:textId="5E441D48" w:rsidR="00E045C5" w:rsidRPr="00916278" w:rsidRDefault="00E045C5" w:rsidP="0070293C">
      <w:pPr>
        <w:pStyle w:val="Caption"/>
        <w:jc w:val="center"/>
        <w:rPr>
          <w:rFonts w:cstheme="minorHAnsi"/>
          <w:sz w:val="20"/>
          <w:szCs w:val="20"/>
        </w:rPr>
      </w:pPr>
      <w:bookmarkStart w:id="105" w:name="_Ref226414184"/>
      <w:r w:rsidRPr="00916278">
        <w:rPr>
          <w:rFonts w:cstheme="minorHAnsi"/>
          <w:sz w:val="20"/>
          <w:szCs w:val="20"/>
        </w:rPr>
        <w:t xml:space="preserve">Figure </w:t>
      </w:r>
      <w:r w:rsidRPr="00916278">
        <w:rPr>
          <w:rFonts w:cstheme="minorHAnsi"/>
          <w:sz w:val="20"/>
          <w:szCs w:val="20"/>
        </w:rPr>
        <w:fldChar w:fldCharType="begin"/>
      </w:r>
      <w:r w:rsidRPr="00916278">
        <w:rPr>
          <w:rFonts w:cstheme="minorHAnsi"/>
          <w:sz w:val="20"/>
          <w:szCs w:val="20"/>
        </w:rPr>
        <w:instrText xml:space="preserve"> SEQ Figure \* ARABIC </w:instrText>
      </w:r>
      <w:r w:rsidRPr="00916278">
        <w:rPr>
          <w:rFonts w:cstheme="minorHAnsi"/>
          <w:sz w:val="20"/>
          <w:szCs w:val="20"/>
        </w:rPr>
        <w:fldChar w:fldCharType="separate"/>
      </w:r>
      <w:r w:rsidR="00FE16EE">
        <w:rPr>
          <w:rFonts w:cstheme="minorHAnsi"/>
          <w:noProof/>
          <w:sz w:val="20"/>
          <w:szCs w:val="20"/>
        </w:rPr>
        <w:t>20</w:t>
      </w:r>
      <w:r w:rsidRPr="00916278">
        <w:rPr>
          <w:rFonts w:cstheme="minorHAnsi"/>
          <w:sz w:val="20"/>
          <w:szCs w:val="20"/>
        </w:rPr>
        <w:fldChar w:fldCharType="end"/>
      </w:r>
      <w:bookmarkEnd w:id="105"/>
      <w:r w:rsidRPr="00916278">
        <w:rPr>
          <w:rFonts w:cstheme="minorHAnsi"/>
          <w:sz w:val="20"/>
          <w:szCs w:val="20"/>
        </w:rPr>
        <w:t>. Cumulative recovered fraction as a function of prediction rank for Training Deposit #3</w:t>
      </w:r>
      <w:r w:rsidR="001C2EE4">
        <w:rPr>
          <w:rFonts w:cstheme="minorHAnsi"/>
          <w:sz w:val="20"/>
          <w:szCs w:val="20"/>
        </w:rPr>
        <w:t>.</w:t>
      </w:r>
      <w:r w:rsidR="0040088E">
        <w:rPr>
          <w:rFonts w:cstheme="minorHAnsi"/>
          <w:sz w:val="20"/>
          <w:szCs w:val="20"/>
        </w:rPr>
        <w:t xml:space="preserve"> The figure compares</w:t>
      </w:r>
      <w:r w:rsidRPr="00916278">
        <w:rPr>
          <w:rFonts w:cstheme="minorHAnsi"/>
          <w:sz w:val="20"/>
          <w:szCs w:val="20"/>
        </w:rPr>
        <w:t xml:space="preserve"> univariate </w:t>
      </w:r>
      <w:r w:rsidR="002366B5" w:rsidRPr="002366B5">
        <w:rPr>
          <w:rFonts w:cstheme="minorHAnsi"/>
          <w:sz w:val="20"/>
          <w:szCs w:val="20"/>
        </w:rPr>
        <w:t>sPCA, Raw Multi, and fused multivariate sPCA rankings. sPCA</w:t>
      </w:r>
      <w:ins w:id="106" w:author="Microsoft Word" w:date="2026-06-24T16:24:00Z" w16du:dateUtc="2026-06-24T21:24:00Z">
        <w:r w:rsidRPr="00916278">
          <w:rPr>
            <w:rFonts w:cstheme="minorHAnsi"/>
            <w:sz w:val="20"/>
            <w:szCs w:val="20"/>
          </w:rPr>
          <w:t xml:space="preserve">and multivariate ranking </w:t>
        </w:r>
        <w:r w:rsidR="00DE36DA">
          <w:rPr>
            <w:rFonts w:cstheme="minorHAnsi"/>
            <w:sz w:val="20"/>
            <w:szCs w:val="20"/>
          </w:rPr>
          <w:t>method</w:t>
        </w:r>
        <w:r w:rsidRPr="00916278">
          <w:rPr>
            <w:rFonts w:cstheme="minorHAnsi"/>
            <w:sz w:val="20"/>
            <w:szCs w:val="20"/>
          </w:rPr>
          <w:t>s. SPCA</w:t>
        </w:r>
      </w:ins>
      <w:r w:rsidRPr="00916278">
        <w:rPr>
          <w:rFonts w:cstheme="minorHAnsi"/>
          <w:sz w:val="20"/>
          <w:szCs w:val="20"/>
        </w:rPr>
        <w:t xml:space="preserve"> Multi (TMI+U) achieves the highest </w:t>
      </w:r>
      <w:r w:rsidR="002366B5" w:rsidRPr="002366B5">
        <w:rPr>
          <w:rFonts w:cstheme="minorHAnsi"/>
          <w:sz w:val="20"/>
          <w:szCs w:val="20"/>
        </w:rPr>
        <w:t>rank-integrated</w:t>
      </w:r>
      <w:r w:rsidRPr="00916278">
        <w:rPr>
          <w:rFonts w:cstheme="minorHAnsi"/>
          <w:sz w:val="20"/>
          <w:szCs w:val="20"/>
        </w:rPr>
        <w:t xml:space="preserve"> recovery</w:t>
      </w:r>
      <w:r w:rsidR="002366B5" w:rsidRPr="002366B5">
        <w:rPr>
          <w:rFonts w:cstheme="minorHAnsi"/>
          <w:sz w:val="20"/>
          <w:szCs w:val="20"/>
        </w:rPr>
        <w:t>, indicating that recovered test-deposit area is prioritized earlier and more consistently through the top 250 predictions. Raw Multi performs poorly, showing that the improvement comes from the fused sPCA representation rather than direct Euclidean distance in the concatenated TMI+U pixel space. Yellow</w:t>
      </w:r>
      <w:ins w:id="107" w:author="Microsoft Word" w:date="2026-06-24T16:24:00Z" w16du:dateUtc="2026-06-24T21:24:00Z">
        <w:r w:rsidR="00875C9B">
          <w:rPr>
            <w:rFonts w:cstheme="minorHAnsi"/>
            <w:sz w:val="20"/>
            <w:szCs w:val="20"/>
          </w:rPr>
          <w:t>.</w:t>
        </w:r>
        <w:r w:rsidRPr="00916278">
          <w:rPr>
            <w:rFonts w:cstheme="minorHAnsi"/>
            <w:sz w:val="20"/>
            <w:szCs w:val="20"/>
          </w:rPr>
          <w:t xml:space="preserve"> </w:t>
        </w:r>
        <w:r w:rsidR="00875C9B">
          <w:rPr>
            <w:rFonts w:cstheme="minorHAnsi"/>
            <w:sz w:val="20"/>
            <w:szCs w:val="20"/>
          </w:rPr>
          <w:t>Y</w:t>
        </w:r>
        <w:r w:rsidRPr="00916278">
          <w:rPr>
            <w:rFonts w:cstheme="minorHAnsi"/>
            <w:sz w:val="20"/>
            <w:szCs w:val="20"/>
          </w:rPr>
          <w:t>ellow</w:t>
        </w:r>
      </w:ins>
      <w:r w:rsidRPr="00916278">
        <w:rPr>
          <w:rFonts w:cstheme="minorHAnsi"/>
          <w:sz w:val="20"/>
          <w:szCs w:val="20"/>
        </w:rPr>
        <w:t xml:space="preserve"> and red markers indicate overlap and hit events for the testing deposits.</w:t>
      </w:r>
    </w:p>
    <w:p w14:paraId="0A662932" w14:textId="36CCFD59" w:rsidR="00C65E30" w:rsidRPr="00A9426F" w:rsidRDefault="00C65E30" w:rsidP="00650561">
      <w:pPr>
        <w:spacing w:line="276" w:lineRule="auto"/>
        <w:jc w:val="center"/>
        <w:rPr>
          <w:rFonts w:asciiTheme="minorHAnsi" w:hAnsiTheme="minorHAnsi" w:cstheme="minorHAnsi"/>
          <w:sz w:val="22"/>
          <w:szCs w:val="22"/>
        </w:rPr>
      </w:pPr>
    </w:p>
    <w:p w14:paraId="305F0205" w14:textId="62DE4D39" w:rsidR="002624EC" w:rsidRPr="00A9426F" w:rsidRDefault="00AC00C1" w:rsidP="00650561">
      <w:pPr>
        <w:pStyle w:val="Heading2"/>
        <w:numPr>
          <w:ilvl w:val="0"/>
          <w:numId w:val="9"/>
        </w:numPr>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Discussion</w:t>
      </w:r>
    </w:p>
    <w:p w14:paraId="78838B90" w14:textId="76244AE4" w:rsidR="00E3512D" w:rsidRPr="00A9426F" w:rsidRDefault="00E3512D" w:rsidP="00650561">
      <w:pPr>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This study aimed to develop a quantitative, reproducible, and interpretable framework for geophysical prospecting based on spatial similarity to a known deposit. The results of both case studies support that objective. Rather than comparing windows only in the original pixel space, the sPCA approach decomposes the reference </w:t>
      </w:r>
      <w:r w:rsidR="00012062">
        <w:rPr>
          <w:rFonts w:asciiTheme="minorHAnsi" w:hAnsiTheme="minorHAnsi" w:cstheme="minorHAnsi"/>
          <w:sz w:val="22"/>
          <w:szCs w:val="22"/>
        </w:rPr>
        <w:t xml:space="preserve">geometry </w:t>
      </w:r>
      <w:r w:rsidRPr="00A9426F">
        <w:rPr>
          <w:rFonts w:asciiTheme="minorHAnsi" w:hAnsiTheme="minorHAnsi" w:cstheme="minorHAnsi"/>
          <w:sz w:val="22"/>
          <w:szCs w:val="22"/>
        </w:rPr>
        <w:t xml:space="preserve">into </w:t>
      </w:r>
      <w:r w:rsidR="002C1B74">
        <w:rPr>
          <w:rFonts w:asciiTheme="minorHAnsi" w:hAnsiTheme="minorHAnsi" w:cstheme="minorHAnsi"/>
          <w:sz w:val="22"/>
          <w:szCs w:val="22"/>
        </w:rPr>
        <w:t>spatial components</w:t>
      </w:r>
      <w:r w:rsidR="00A40A79">
        <w:rPr>
          <w:rFonts w:asciiTheme="minorHAnsi" w:hAnsiTheme="minorHAnsi" w:cstheme="minorHAnsi"/>
          <w:sz w:val="22"/>
          <w:szCs w:val="22"/>
        </w:rPr>
        <w:t>. It</w:t>
      </w:r>
      <w:r w:rsidRPr="00A9426F">
        <w:rPr>
          <w:rFonts w:asciiTheme="minorHAnsi" w:hAnsiTheme="minorHAnsi" w:cstheme="minorHAnsi"/>
          <w:sz w:val="22"/>
          <w:szCs w:val="22"/>
        </w:rPr>
        <w:t xml:space="preserve"> ranks candidate windows </w:t>
      </w:r>
      <w:r w:rsidR="007407C4">
        <w:rPr>
          <w:rFonts w:asciiTheme="minorHAnsi" w:hAnsiTheme="minorHAnsi" w:cstheme="minorHAnsi"/>
          <w:sz w:val="22"/>
          <w:szCs w:val="22"/>
        </w:rPr>
        <w:t>by</w:t>
      </w:r>
      <w:r w:rsidRPr="00A9426F">
        <w:rPr>
          <w:rFonts w:asciiTheme="minorHAnsi" w:hAnsiTheme="minorHAnsi" w:cstheme="minorHAnsi"/>
          <w:sz w:val="22"/>
          <w:szCs w:val="22"/>
        </w:rPr>
        <w:t xml:space="preserve"> how </w:t>
      </w:r>
      <w:r w:rsidR="007407C4">
        <w:rPr>
          <w:rFonts w:asciiTheme="minorHAnsi" w:hAnsiTheme="minorHAnsi" w:cstheme="minorHAnsi"/>
          <w:sz w:val="22"/>
          <w:szCs w:val="22"/>
        </w:rPr>
        <w:t>well</w:t>
      </w:r>
      <w:r w:rsidRPr="00A9426F">
        <w:rPr>
          <w:rFonts w:asciiTheme="minorHAnsi" w:hAnsiTheme="minorHAnsi" w:cstheme="minorHAnsi"/>
          <w:sz w:val="22"/>
          <w:szCs w:val="22"/>
        </w:rPr>
        <w:t xml:space="preserve"> they reproduce </w:t>
      </w:r>
      <w:r w:rsidR="007407C4">
        <w:rPr>
          <w:rFonts w:asciiTheme="minorHAnsi" w:hAnsiTheme="minorHAnsi" w:cstheme="minorHAnsi"/>
          <w:sz w:val="22"/>
          <w:szCs w:val="22"/>
        </w:rPr>
        <w:t xml:space="preserve">that </w:t>
      </w:r>
      <w:r w:rsidR="0032154A">
        <w:rPr>
          <w:rFonts w:asciiTheme="minorHAnsi" w:hAnsiTheme="minorHAnsi" w:cstheme="minorHAnsi"/>
          <w:sz w:val="22"/>
          <w:szCs w:val="22"/>
        </w:rPr>
        <w:t>geometry.</w:t>
      </w:r>
      <w:r w:rsidRPr="00A9426F">
        <w:rPr>
          <w:rFonts w:asciiTheme="minorHAnsi" w:hAnsiTheme="minorHAnsi" w:cstheme="minorHAnsi"/>
          <w:sz w:val="22"/>
          <w:szCs w:val="22"/>
        </w:rPr>
        <w:t xml:space="preserve"> An important outcome is that the method remains physically interpretable</w:t>
      </w:r>
      <w:r w:rsidR="00283D22">
        <w:rPr>
          <w:rFonts w:asciiTheme="minorHAnsi" w:hAnsiTheme="minorHAnsi" w:cstheme="minorHAnsi"/>
          <w:sz w:val="22"/>
          <w:szCs w:val="22"/>
        </w:rPr>
        <w:t xml:space="preserve">. </w:t>
      </w:r>
      <w:r w:rsidR="009300B5" w:rsidRPr="009300B5">
        <w:rPr>
          <w:rFonts w:asciiTheme="minorHAnsi" w:hAnsiTheme="minorHAnsi" w:cstheme="minorHAnsi"/>
          <w:sz w:val="22"/>
          <w:szCs w:val="22"/>
        </w:rPr>
        <w:t xml:space="preserve">The loading maps and cumulative reconstructions indicate that the </w:t>
      </w:r>
      <w:r w:rsidR="00D368A4">
        <w:rPr>
          <w:rFonts w:asciiTheme="minorHAnsi" w:hAnsiTheme="minorHAnsi" w:cstheme="minorHAnsi"/>
          <w:sz w:val="22"/>
          <w:szCs w:val="22"/>
        </w:rPr>
        <w:t>mo</w:t>
      </w:r>
      <w:r w:rsidR="009300B5" w:rsidRPr="009300B5">
        <w:rPr>
          <w:rFonts w:asciiTheme="minorHAnsi" w:hAnsiTheme="minorHAnsi" w:cstheme="minorHAnsi"/>
          <w:sz w:val="22"/>
          <w:szCs w:val="22"/>
        </w:rPr>
        <w:t xml:space="preserve">st-weighted components correspond to </w:t>
      </w:r>
      <w:r w:rsidR="009300B5">
        <w:rPr>
          <w:rFonts w:asciiTheme="minorHAnsi" w:hAnsiTheme="minorHAnsi" w:cstheme="minorHAnsi"/>
          <w:sz w:val="22"/>
          <w:szCs w:val="22"/>
        </w:rPr>
        <w:t>th</w:t>
      </w:r>
      <w:r w:rsidR="00D368A4">
        <w:rPr>
          <w:rFonts w:asciiTheme="minorHAnsi" w:hAnsiTheme="minorHAnsi" w:cstheme="minorHAnsi"/>
          <w:sz w:val="22"/>
          <w:szCs w:val="22"/>
        </w:rPr>
        <w:t>ose</w:t>
      </w:r>
      <w:ins w:id="108" w:author="Microsoft Word" w:date="2026-06-24T16:24:00Z" w16du:dateUtc="2026-06-24T21:24:00Z">
        <w:r w:rsidR="009300B5">
          <w:rPr>
            <w:rFonts w:asciiTheme="minorHAnsi" w:hAnsiTheme="minorHAnsi" w:cstheme="minorHAnsi"/>
            <w:sz w:val="22"/>
            <w:szCs w:val="22"/>
          </w:rPr>
          <w:t>the ones</w:t>
        </w:r>
      </w:ins>
      <w:r w:rsidR="009300B5" w:rsidRPr="009300B5">
        <w:rPr>
          <w:rFonts w:asciiTheme="minorHAnsi" w:hAnsiTheme="minorHAnsi" w:cstheme="minorHAnsi"/>
          <w:sz w:val="22"/>
          <w:szCs w:val="22"/>
        </w:rPr>
        <w:t xml:space="preserve"> that contribute most strongly to reconstructing the observed deposit geometry.</w:t>
      </w:r>
      <w:r w:rsidR="009300B5">
        <w:rPr>
          <w:rFonts w:asciiTheme="minorHAnsi" w:hAnsiTheme="minorHAnsi" w:cstheme="minorHAnsi"/>
          <w:sz w:val="22"/>
          <w:szCs w:val="22"/>
        </w:rPr>
        <w:t xml:space="preserve"> </w:t>
      </w:r>
      <w:r w:rsidRPr="00A9426F">
        <w:rPr>
          <w:rFonts w:asciiTheme="minorHAnsi" w:hAnsiTheme="minorHAnsi" w:cstheme="minorHAnsi"/>
          <w:sz w:val="22"/>
          <w:szCs w:val="22"/>
        </w:rPr>
        <w:t>In this sense, the deposit-based weights are measures of which spatial patterns are most diagnostic of the training deposit</w:t>
      </w:r>
      <w:r w:rsidR="0016711B">
        <w:rPr>
          <w:rFonts w:asciiTheme="minorHAnsi" w:hAnsiTheme="minorHAnsi" w:cstheme="minorHAnsi"/>
          <w:sz w:val="22"/>
          <w:szCs w:val="22"/>
        </w:rPr>
        <w:t xml:space="preserve"> </w:t>
      </w:r>
      <w:r w:rsidR="0032154A">
        <w:rPr>
          <w:rFonts w:asciiTheme="minorHAnsi" w:hAnsiTheme="minorHAnsi" w:cstheme="minorHAnsi"/>
          <w:sz w:val="22"/>
          <w:szCs w:val="22"/>
        </w:rPr>
        <w:t>geometry.</w:t>
      </w:r>
      <w:r w:rsidRPr="00A9426F">
        <w:rPr>
          <w:rFonts w:asciiTheme="minorHAnsi" w:hAnsiTheme="minorHAnsi" w:cstheme="minorHAnsi"/>
          <w:sz w:val="22"/>
          <w:szCs w:val="22"/>
        </w:rPr>
        <w:t xml:space="preserve"> This is a useful property in brownfield exploration, where a method is more valuable if its targets can be related back to recognizable geophysical </w:t>
      </w:r>
      <w:r w:rsidR="00012062">
        <w:rPr>
          <w:rFonts w:asciiTheme="minorHAnsi" w:hAnsiTheme="minorHAnsi" w:cstheme="minorHAnsi"/>
          <w:sz w:val="22"/>
          <w:szCs w:val="22"/>
        </w:rPr>
        <w:t xml:space="preserve">geometry </w:t>
      </w:r>
      <w:r w:rsidRPr="00A9426F">
        <w:rPr>
          <w:rFonts w:asciiTheme="minorHAnsi" w:hAnsiTheme="minorHAnsi" w:cstheme="minorHAnsi"/>
          <w:sz w:val="22"/>
          <w:szCs w:val="22"/>
        </w:rPr>
        <w:t>rather than treated as black-box outputs.</w:t>
      </w:r>
    </w:p>
    <w:p w14:paraId="6E1EA0D7" w14:textId="3A742E8A" w:rsidR="00E3512D" w:rsidRPr="00A9426F" w:rsidRDefault="00E3512D" w:rsidP="00650561">
      <w:pPr>
        <w:spacing w:before="240" w:line="276" w:lineRule="auto"/>
        <w:jc w:val="both"/>
        <w:rPr>
          <w:rFonts w:asciiTheme="minorHAnsi" w:hAnsiTheme="minorHAnsi" w:cstheme="minorHAnsi"/>
          <w:sz w:val="22"/>
          <w:szCs w:val="22"/>
        </w:rPr>
      </w:pPr>
      <w:r w:rsidRPr="00A9426F">
        <w:rPr>
          <w:rFonts w:asciiTheme="minorHAnsi" w:hAnsiTheme="minorHAnsi" w:cstheme="minorHAnsi"/>
          <w:sz w:val="22"/>
          <w:szCs w:val="22"/>
        </w:rPr>
        <w:lastRenderedPageBreak/>
        <w:t xml:space="preserve">The first case, based on Deposit 6 and univariate TMI, provides the clearest demonstration of the gain obtained by sPCA over a direct raw comparison. </w:t>
      </w:r>
      <w:ins w:id="109" w:author="Microsoft Word" w:date="2026-06-24T16:24:00Z" w16du:dateUtc="2026-06-24T21:24:00Z">
        <w:r w:rsidR="00000000" w:rsidRPr="00A9426F">
          <w:rPr>
            <w:rFonts w:asciiTheme="minorHAnsi" w:hAnsiTheme="minorHAnsi" w:cstheme="minorHAnsi"/>
            <w:sz w:val="22"/>
            <w:szCs w:val="22"/>
          </w:rPr>
          <w:t>Spatial PCA Uni TMI substantially outperformed Raw Uni TMI</w:t>
        </w:r>
        <w:r w:rsidR="00000000">
          <w:rPr>
            <w:rFonts w:asciiTheme="minorHAnsi" w:hAnsiTheme="minorHAnsi" w:cstheme="minorHAnsi"/>
            <w:sz w:val="22"/>
            <w:szCs w:val="22"/>
          </w:rPr>
          <w:t xml:space="preserve">. </w:t>
        </w:r>
      </w:ins>
      <w:r w:rsidR="00E25A2C">
        <w:rPr>
          <w:rFonts w:asciiTheme="minorHAnsi" w:hAnsiTheme="minorHAnsi" w:cstheme="minorHAnsi"/>
          <w:sz w:val="22"/>
          <w:szCs w:val="22"/>
        </w:rPr>
        <w:t>s</w:t>
      </w:r>
      <w:r w:rsidR="007872E4" w:rsidRPr="00A9426F">
        <w:rPr>
          <w:rFonts w:asciiTheme="minorHAnsi" w:hAnsiTheme="minorHAnsi" w:cstheme="minorHAnsi"/>
          <w:sz w:val="22"/>
          <w:szCs w:val="22"/>
        </w:rPr>
        <w:t>PCA Uni TMI substantially outperformed Raw Uni TMI</w:t>
      </w:r>
      <w:r w:rsidR="001A30F1">
        <w:rPr>
          <w:rFonts w:asciiTheme="minorHAnsi" w:hAnsiTheme="minorHAnsi" w:cstheme="minorHAnsi"/>
          <w:sz w:val="22"/>
          <w:szCs w:val="22"/>
        </w:rPr>
        <w:t>. It</w:t>
      </w:r>
      <w:r w:rsidR="007872E4" w:rsidRPr="00A9426F">
        <w:rPr>
          <w:rFonts w:asciiTheme="minorHAnsi" w:hAnsiTheme="minorHAnsi" w:cstheme="minorHAnsi"/>
          <w:sz w:val="22"/>
          <w:szCs w:val="22"/>
        </w:rPr>
        <w:t xml:space="preserve"> increas</w:t>
      </w:r>
      <w:r w:rsidR="001A30F1">
        <w:rPr>
          <w:rFonts w:asciiTheme="minorHAnsi" w:hAnsiTheme="minorHAnsi" w:cstheme="minorHAnsi"/>
          <w:sz w:val="22"/>
          <w:szCs w:val="22"/>
        </w:rPr>
        <w:t>es the</w:t>
      </w:r>
      <w:r w:rsidR="007872E4" w:rsidRPr="00A9426F">
        <w:rPr>
          <w:rFonts w:asciiTheme="minorHAnsi" w:hAnsiTheme="minorHAnsi" w:cstheme="minorHAnsi"/>
          <w:sz w:val="22"/>
          <w:szCs w:val="22"/>
        </w:rPr>
        <w:t xml:space="preserve"> total recovered test-deposit area from 10.2% to 54.1%, </w:t>
      </w:r>
      <w:r w:rsidR="00E95C70">
        <w:rPr>
          <w:rFonts w:asciiTheme="minorHAnsi" w:hAnsiTheme="minorHAnsi" w:cstheme="minorHAnsi"/>
          <w:sz w:val="22"/>
          <w:szCs w:val="22"/>
        </w:rPr>
        <w:t xml:space="preserve">the </w:t>
      </w:r>
      <w:r w:rsidR="007872E4" w:rsidRPr="00A9426F">
        <w:rPr>
          <w:rFonts w:asciiTheme="minorHAnsi" w:hAnsiTheme="minorHAnsi" w:cstheme="minorHAnsi"/>
          <w:sz w:val="22"/>
          <w:szCs w:val="22"/>
        </w:rPr>
        <w:t xml:space="preserve">hit count from one to five, and </w:t>
      </w:r>
      <w:r w:rsidR="00E95C70">
        <w:rPr>
          <w:rFonts w:asciiTheme="minorHAnsi" w:hAnsiTheme="minorHAnsi" w:cstheme="minorHAnsi"/>
          <w:sz w:val="22"/>
          <w:szCs w:val="22"/>
        </w:rPr>
        <w:t xml:space="preserve">the </w:t>
      </w:r>
      <w:r w:rsidR="007872E4" w:rsidRPr="00A9426F">
        <w:rPr>
          <w:rFonts w:asciiTheme="minorHAnsi" w:hAnsiTheme="minorHAnsi" w:cstheme="minorHAnsi"/>
          <w:sz w:val="22"/>
          <w:szCs w:val="22"/>
        </w:rPr>
        <w:t xml:space="preserve">cumulative recovery AUC from 14.04 to 83.15. </w:t>
      </w:r>
      <w:ins w:id="110" w:author="Microsoft Word" w:date="2026-06-24T16:24:00Z" w16du:dateUtc="2026-06-24T21:24:00Z">
        <w:r w:rsidR="00000000" w:rsidRPr="00A9426F">
          <w:rPr>
            <w:rFonts w:asciiTheme="minorHAnsi" w:hAnsiTheme="minorHAnsi" w:cstheme="minorHAnsi"/>
            <w:sz w:val="22"/>
            <w:szCs w:val="22"/>
          </w:rPr>
          <w:t xml:space="preserve">These gains show that the improvement is strong, not confined to a few isolated predictions. </w:t>
        </w:r>
      </w:ins>
      <w:r w:rsidR="007872E4" w:rsidRPr="00A9426F">
        <w:rPr>
          <w:rFonts w:asciiTheme="minorHAnsi" w:hAnsiTheme="minorHAnsi" w:cstheme="minorHAnsi"/>
          <w:sz w:val="22"/>
          <w:szCs w:val="22"/>
        </w:rPr>
        <w:t>These gains show that the improvement is strong, not confined to a few isolated prediction</w:t>
      </w:r>
      <w:r w:rsidR="007A31FF">
        <w:rPr>
          <w:rFonts w:asciiTheme="minorHAnsi" w:hAnsiTheme="minorHAnsi" w:cstheme="minorHAnsi"/>
          <w:sz w:val="22"/>
          <w:szCs w:val="22"/>
        </w:rPr>
        <w:t xml:space="preserve"> windows</w:t>
      </w:r>
      <w:r w:rsidR="007872E4" w:rsidRPr="00A9426F">
        <w:rPr>
          <w:rFonts w:asciiTheme="minorHAnsi" w:hAnsiTheme="minorHAnsi" w:cstheme="minorHAnsi"/>
          <w:sz w:val="22"/>
          <w:szCs w:val="22"/>
        </w:rPr>
        <w:t>.</w:t>
      </w:r>
      <w:r w:rsidRPr="00A9426F">
        <w:rPr>
          <w:rFonts w:asciiTheme="minorHAnsi" w:hAnsiTheme="minorHAnsi" w:cstheme="minorHAnsi"/>
          <w:sz w:val="22"/>
          <w:szCs w:val="22"/>
        </w:rPr>
        <w:t xml:space="preserve"> The main implication of this case is that sPCA performs especially well when the </w:t>
      </w:r>
      <w:r w:rsidR="00B64FC4">
        <w:rPr>
          <w:rFonts w:asciiTheme="minorHAnsi" w:hAnsiTheme="minorHAnsi" w:cstheme="minorHAnsi"/>
          <w:sz w:val="22"/>
          <w:szCs w:val="22"/>
        </w:rPr>
        <w:t>training deposit</w:t>
      </w:r>
      <w:r w:rsidRPr="00A9426F">
        <w:rPr>
          <w:rFonts w:asciiTheme="minorHAnsi" w:hAnsiTheme="minorHAnsi" w:cstheme="minorHAnsi"/>
          <w:sz w:val="22"/>
          <w:szCs w:val="22"/>
        </w:rPr>
        <w:t xml:space="preserve"> </w:t>
      </w:r>
      <w:r w:rsidR="00CB4A95">
        <w:rPr>
          <w:rFonts w:asciiTheme="minorHAnsi" w:hAnsiTheme="minorHAnsi" w:cstheme="minorHAnsi"/>
          <w:sz w:val="22"/>
          <w:szCs w:val="22"/>
        </w:rPr>
        <w:t>has a well-defined</w:t>
      </w:r>
      <w:r w:rsidRPr="00A9426F">
        <w:rPr>
          <w:rFonts w:asciiTheme="minorHAnsi" w:hAnsiTheme="minorHAnsi" w:cstheme="minorHAnsi"/>
          <w:sz w:val="22"/>
          <w:szCs w:val="22"/>
        </w:rPr>
        <w:t xml:space="preserve"> geophysical </w:t>
      </w:r>
      <w:r w:rsidR="0032154A">
        <w:rPr>
          <w:rFonts w:asciiTheme="minorHAnsi" w:hAnsiTheme="minorHAnsi" w:cstheme="minorHAnsi"/>
          <w:sz w:val="22"/>
          <w:szCs w:val="22"/>
        </w:rPr>
        <w:t>geometry.</w:t>
      </w:r>
      <w:r w:rsidRPr="00A9426F">
        <w:rPr>
          <w:rFonts w:asciiTheme="minorHAnsi" w:hAnsiTheme="minorHAnsi" w:cstheme="minorHAnsi"/>
          <w:sz w:val="22"/>
          <w:szCs w:val="22"/>
        </w:rPr>
        <w:t xml:space="preserve"> In such settings, the decomposition isolates the dominant </w:t>
      </w:r>
      <w:r w:rsidR="002C1B74">
        <w:rPr>
          <w:rFonts w:asciiTheme="minorHAnsi" w:hAnsiTheme="minorHAnsi" w:cstheme="minorHAnsi"/>
          <w:sz w:val="22"/>
          <w:szCs w:val="22"/>
        </w:rPr>
        <w:t>spatial components</w:t>
      </w:r>
      <w:r w:rsidRPr="00A9426F">
        <w:rPr>
          <w:rFonts w:asciiTheme="minorHAnsi" w:hAnsiTheme="minorHAnsi" w:cstheme="minorHAnsi"/>
          <w:sz w:val="22"/>
          <w:szCs w:val="22"/>
        </w:rPr>
        <w:t xml:space="preserve"> of the </w:t>
      </w:r>
      <w:r w:rsidR="00012062">
        <w:rPr>
          <w:rFonts w:asciiTheme="minorHAnsi" w:hAnsiTheme="minorHAnsi" w:cstheme="minorHAnsi"/>
          <w:sz w:val="22"/>
          <w:szCs w:val="22"/>
        </w:rPr>
        <w:t xml:space="preserve">geometry </w:t>
      </w:r>
      <w:r w:rsidRPr="00A9426F">
        <w:rPr>
          <w:rFonts w:asciiTheme="minorHAnsi" w:hAnsiTheme="minorHAnsi" w:cstheme="minorHAnsi"/>
          <w:sz w:val="22"/>
          <w:szCs w:val="22"/>
        </w:rPr>
        <w:t>and reduces the influence of amplitude differences, local noise, and non-diagnostic background variation. Case 1</w:t>
      </w:r>
      <w:r w:rsidR="007C4272">
        <w:rPr>
          <w:rFonts w:asciiTheme="minorHAnsi" w:hAnsiTheme="minorHAnsi" w:cstheme="minorHAnsi"/>
          <w:sz w:val="22"/>
          <w:szCs w:val="22"/>
        </w:rPr>
        <w:t>,</w:t>
      </w:r>
      <w:r w:rsidRPr="00A9426F">
        <w:rPr>
          <w:rFonts w:asciiTheme="minorHAnsi" w:hAnsiTheme="minorHAnsi" w:cstheme="minorHAnsi"/>
          <w:sz w:val="22"/>
          <w:szCs w:val="22"/>
        </w:rPr>
        <w:t xml:space="preserve"> therefore</w:t>
      </w:r>
      <w:r w:rsidR="007C4272">
        <w:rPr>
          <w:rFonts w:asciiTheme="minorHAnsi" w:hAnsiTheme="minorHAnsi" w:cstheme="minorHAnsi"/>
          <w:sz w:val="22"/>
          <w:szCs w:val="22"/>
        </w:rPr>
        <w:t>,</w:t>
      </w:r>
      <w:r w:rsidRPr="00A9426F">
        <w:rPr>
          <w:rFonts w:asciiTheme="minorHAnsi" w:hAnsiTheme="minorHAnsi" w:cstheme="minorHAnsi"/>
          <w:sz w:val="22"/>
          <w:szCs w:val="22"/>
        </w:rPr>
        <w:t xml:space="preserve"> provides strong proof of concept for the </w:t>
      </w:r>
      <w:r w:rsidR="007C4272">
        <w:rPr>
          <w:rFonts w:asciiTheme="minorHAnsi" w:hAnsiTheme="minorHAnsi" w:cstheme="minorHAnsi"/>
          <w:sz w:val="22"/>
          <w:szCs w:val="22"/>
        </w:rPr>
        <w:t xml:space="preserve">sPCA </w:t>
      </w:r>
      <w:r w:rsidRPr="00A9426F">
        <w:rPr>
          <w:rFonts w:asciiTheme="minorHAnsi" w:hAnsiTheme="minorHAnsi" w:cstheme="minorHAnsi"/>
          <w:sz w:val="22"/>
          <w:szCs w:val="22"/>
        </w:rPr>
        <w:t>method under</w:t>
      </w:r>
      <w:r w:rsidR="006E1F58">
        <w:rPr>
          <w:rFonts w:asciiTheme="minorHAnsi" w:hAnsiTheme="minorHAnsi" w:cstheme="minorHAnsi"/>
          <w:sz w:val="22"/>
          <w:szCs w:val="22"/>
        </w:rPr>
        <w:t xml:space="preserve"> well</w:t>
      </w:r>
      <w:r w:rsidR="00F12720">
        <w:rPr>
          <w:rFonts w:asciiTheme="minorHAnsi" w:hAnsiTheme="minorHAnsi" w:cstheme="minorHAnsi"/>
          <w:sz w:val="22"/>
          <w:szCs w:val="22"/>
        </w:rPr>
        <w:t>-</w:t>
      </w:r>
      <w:r w:rsidR="006E1F58">
        <w:rPr>
          <w:rFonts w:asciiTheme="minorHAnsi" w:hAnsiTheme="minorHAnsi" w:cstheme="minorHAnsi"/>
          <w:sz w:val="22"/>
          <w:szCs w:val="22"/>
        </w:rPr>
        <w:t xml:space="preserve">defined </w:t>
      </w:r>
      <w:r w:rsidR="007C4272">
        <w:rPr>
          <w:rFonts w:asciiTheme="minorHAnsi" w:hAnsiTheme="minorHAnsi" w:cstheme="minorHAnsi"/>
          <w:sz w:val="22"/>
          <w:szCs w:val="22"/>
        </w:rPr>
        <w:t xml:space="preserve">training </w:t>
      </w:r>
      <w:r w:rsidR="006E1F58">
        <w:rPr>
          <w:rFonts w:asciiTheme="minorHAnsi" w:hAnsiTheme="minorHAnsi" w:cstheme="minorHAnsi"/>
          <w:sz w:val="22"/>
          <w:szCs w:val="22"/>
        </w:rPr>
        <w:t>geometries</w:t>
      </w:r>
      <w:r w:rsidRPr="00A9426F">
        <w:rPr>
          <w:rFonts w:asciiTheme="minorHAnsi" w:hAnsiTheme="minorHAnsi" w:cstheme="minorHAnsi"/>
          <w:sz w:val="22"/>
          <w:szCs w:val="22"/>
        </w:rPr>
        <w:t>.</w:t>
      </w:r>
    </w:p>
    <w:p w14:paraId="4B90AE67" w14:textId="56DCB1FE" w:rsidR="00874F42" w:rsidRDefault="00E3512D" w:rsidP="00C51098">
      <w:pPr>
        <w:spacing w:before="240" w:after="240" w:line="276" w:lineRule="auto"/>
        <w:jc w:val="both"/>
        <w:rPr>
          <w:rFonts w:asciiTheme="minorHAnsi" w:hAnsiTheme="minorHAnsi" w:cstheme="minorHAnsi"/>
          <w:sz w:val="22"/>
          <w:szCs w:val="22"/>
        </w:rPr>
      </w:pPr>
      <w:r w:rsidRPr="00A9426F">
        <w:rPr>
          <w:rFonts w:asciiTheme="minorHAnsi" w:hAnsiTheme="minorHAnsi" w:cstheme="minorHAnsi"/>
          <w:sz w:val="22"/>
          <w:szCs w:val="22"/>
        </w:rPr>
        <w:t>The second case, based on Alemão (Deposit 3), extends this idea to a multivariate setting</w:t>
      </w:r>
      <w:r w:rsidR="008A7D4F">
        <w:rPr>
          <w:rFonts w:asciiTheme="minorHAnsi" w:hAnsiTheme="minorHAnsi" w:cstheme="minorHAnsi"/>
          <w:sz w:val="22"/>
          <w:szCs w:val="22"/>
        </w:rPr>
        <w:t>. It</w:t>
      </w:r>
      <w:r w:rsidRPr="00A9426F">
        <w:rPr>
          <w:rFonts w:asciiTheme="minorHAnsi" w:hAnsiTheme="minorHAnsi" w:cstheme="minorHAnsi"/>
          <w:sz w:val="22"/>
          <w:szCs w:val="22"/>
        </w:rPr>
        <w:t xml:space="preserve"> shows why the joint use of TMI and radiometric U can be advantageous. </w:t>
      </w:r>
      <w:r w:rsidR="009D0264" w:rsidRPr="009D0264">
        <w:rPr>
          <w:rFonts w:asciiTheme="minorHAnsi" w:hAnsiTheme="minorHAnsi" w:cstheme="minorHAnsi"/>
          <w:sz w:val="22"/>
          <w:szCs w:val="22"/>
        </w:rPr>
        <w:t>In Case 2, Raw Multi performs poorly</w:t>
      </w:r>
      <w:r w:rsidR="00FD68D9">
        <w:rPr>
          <w:rFonts w:asciiTheme="minorHAnsi" w:hAnsiTheme="minorHAnsi" w:cstheme="minorHAnsi"/>
          <w:sz w:val="22"/>
          <w:szCs w:val="22"/>
        </w:rPr>
        <w:t>.</w:t>
      </w:r>
      <w:r w:rsidR="009D0264" w:rsidRPr="009D0264">
        <w:rPr>
          <w:rFonts w:asciiTheme="minorHAnsi" w:hAnsiTheme="minorHAnsi" w:cstheme="minorHAnsi"/>
          <w:sz w:val="22"/>
          <w:szCs w:val="22"/>
        </w:rPr>
        <w:t xml:space="preserve"> </w:t>
      </w:r>
      <w:r w:rsidR="00FD68D9">
        <w:rPr>
          <w:rFonts w:asciiTheme="minorHAnsi" w:hAnsiTheme="minorHAnsi" w:cstheme="minorHAnsi"/>
          <w:sz w:val="22"/>
          <w:szCs w:val="22"/>
        </w:rPr>
        <w:t xml:space="preserve">It </w:t>
      </w:r>
      <w:r w:rsidR="009D0264" w:rsidRPr="009D0264">
        <w:rPr>
          <w:rFonts w:asciiTheme="minorHAnsi" w:hAnsiTheme="minorHAnsi" w:cstheme="minorHAnsi"/>
          <w:sz w:val="22"/>
          <w:szCs w:val="22"/>
        </w:rPr>
        <w:t>recover</w:t>
      </w:r>
      <w:r w:rsidR="00FD68D9">
        <w:rPr>
          <w:rFonts w:asciiTheme="minorHAnsi" w:hAnsiTheme="minorHAnsi" w:cstheme="minorHAnsi"/>
          <w:sz w:val="22"/>
          <w:szCs w:val="22"/>
        </w:rPr>
        <w:t>s</w:t>
      </w:r>
      <w:r w:rsidR="009D0264" w:rsidRPr="009D0264">
        <w:rPr>
          <w:rFonts w:asciiTheme="minorHAnsi" w:hAnsiTheme="minorHAnsi" w:cstheme="minorHAnsi"/>
          <w:sz w:val="22"/>
          <w:szCs w:val="22"/>
        </w:rPr>
        <w:t xml:space="preserve"> only 0.3% of the test-deposit area by rank 250 and produc</w:t>
      </w:r>
      <w:r w:rsidR="00FD68D9">
        <w:rPr>
          <w:rFonts w:asciiTheme="minorHAnsi" w:hAnsiTheme="minorHAnsi" w:cstheme="minorHAnsi"/>
          <w:sz w:val="22"/>
          <w:szCs w:val="22"/>
        </w:rPr>
        <w:t>es</w:t>
      </w:r>
      <w:r w:rsidR="009D0264" w:rsidRPr="009D0264">
        <w:rPr>
          <w:rFonts w:asciiTheme="minorHAnsi" w:hAnsiTheme="minorHAnsi" w:cstheme="minorHAnsi"/>
          <w:sz w:val="22"/>
          <w:szCs w:val="22"/>
        </w:rPr>
        <w:t xml:space="preserve"> no threshold-reaching hits. sPCA Uni TMI recovers 31.0%, while sPCA Uni Radiometric U recovers 52.8%. The fused sPCA Multi result recovers 49.3% by rank 250</w:t>
      </w:r>
      <w:r w:rsidR="00147F5D">
        <w:rPr>
          <w:rFonts w:asciiTheme="minorHAnsi" w:hAnsiTheme="minorHAnsi" w:cstheme="minorHAnsi"/>
          <w:sz w:val="22"/>
          <w:szCs w:val="22"/>
        </w:rPr>
        <w:t xml:space="preserve">. This is </w:t>
      </w:r>
      <w:r w:rsidR="009D0264" w:rsidRPr="009D0264">
        <w:rPr>
          <w:rFonts w:asciiTheme="minorHAnsi" w:hAnsiTheme="minorHAnsi" w:cstheme="minorHAnsi"/>
          <w:sz w:val="22"/>
          <w:szCs w:val="22"/>
        </w:rPr>
        <w:t xml:space="preserve">slightly below the univariate radiometric U endpoint, but it achieves the highest AUC and produces threshold-reaching hits for three of the four test deposits. This </w:t>
      </w:r>
      <w:ins w:id="111" w:author="Microsoft Word" w:date="2026-06-24T16:24:00Z" w16du:dateUtc="2026-06-24T21:24:00Z">
        <w:r w:rsidR="007872E4" w:rsidRPr="00A9426F">
          <w:rPr>
            <w:rFonts w:asciiTheme="minorHAnsi" w:hAnsiTheme="minorHAnsi" w:cstheme="minorHAnsi"/>
            <w:sz w:val="22"/>
            <w:szCs w:val="22"/>
          </w:rPr>
          <w:t>In Case 2, performance improved progressively from Raw Multi to SPCA Uni TMI, to SPCA Uni Radiometric U, and finally to SPCA Multi</w:t>
        </w:r>
        <w:r w:rsidR="00EE098C">
          <w:rPr>
            <w:rFonts w:asciiTheme="minorHAnsi" w:hAnsiTheme="minorHAnsi" w:cstheme="minorHAnsi"/>
            <w:sz w:val="22"/>
            <w:szCs w:val="22"/>
          </w:rPr>
          <w:t>. The</w:t>
        </w:r>
        <w:r w:rsidR="007872E4" w:rsidRPr="00A9426F">
          <w:rPr>
            <w:rFonts w:asciiTheme="minorHAnsi" w:hAnsiTheme="minorHAnsi" w:cstheme="minorHAnsi"/>
            <w:sz w:val="22"/>
            <w:szCs w:val="22"/>
          </w:rPr>
          <w:t xml:space="preserve"> recovery increas</w:t>
        </w:r>
        <w:r w:rsidR="00EE098C">
          <w:rPr>
            <w:rFonts w:asciiTheme="minorHAnsi" w:hAnsiTheme="minorHAnsi" w:cstheme="minorHAnsi"/>
            <w:sz w:val="22"/>
            <w:szCs w:val="22"/>
          </w:rPr>
          <w:t>ed</w:t>
        </w:r>
        <w:r w:rsidR="007872E4" w:rsidRPr="00A9426F">
          <w:rPr>
            <w:rFonts w:asciiTheme="minorHAnsi" w:hAnsiTheme="minorHAnsi" w:cstheme="minorHAnsi"/>
            <w:sz w:val="22"/>
            <w:szCs w:val="22"/>
          </w:rPr>
          <w:t xml:space="preserve"> from 7.9% to 31.0%, 52.8%, and 77.7%, respectively. SPCA Multi also achieved the highest AUC and </w:t>
        </w:r>
        <w:r w:rsidR="008474BA">
          <w:rPr>
            <w:rFonts w:asciiTheme="minorHAnsi" w:hAnsiTheme="minorHAnsi" w:cstheme="minorHAnsi"/>
            <w:sz w:val="22"/>
            <w:szCs w:val="22"/>
          </w:rPr>
          <w:t>is</w:t>
        </w:r>
        <w:r w:rsidR="007872E4" w:rsidRPr="00A9426F">
          <w:rPr>
            <w:rFonts w:asciiTheme="minorHAnsi" w:hAnsiTheme="minorHAnsi" w:cstheme="minorHAnsi"/>
            <w:sz w:val="22"/>
            <w:szCs w:val="22"/>
          </w:rPr>
          <w:t xml:space="preserve"> the only method to hit all four test deposits. This</w:t>
        </w:r>
        <w:r w:rsidRPr="00A9426F">
          <w:rPr>
            <w:rFonts w:asciiTheme="minorHAnsi" w:hAnsiTheme="minorHAnsi" w:cstheme="minorHAnsi"/>
            <w:sz w:val="22"/>
            <w:szCs w:val="22"/>
          </w:rPr>
          <w:t xml:space="preserve"> progression suggests two things. First, the improvement from Raw Multi to the univariate sPCA rankings confirms that feature extraction itself is important</w:t>
        </w:r>
        <w:r w:rsidR="00CC2F4E">
          <w:rPr>
            <w:rFonts w:asciiTheme="minorHAnsi" w:hAnsiTheme="minorHAnsi" w:cstheme="minorHAnsi"/>
            <w:sz w:val="22"/>
            <w:szCs w:val="22"/>
          </w:rPr>
          <w:t>. S</w:t>
        </w:r>
        <w:r w:rsidRPr="00A9426F">
          <w:rPr>
            <w:rFonts w:asciiTheme="minorHAnsi" w:hAnsiTheme="minorHAnsi" w:cstheme="minorHAnsi"/>
            <w:sz w:val="22"/>
            <w:szCs w:val="22"/>
          </w:rPr>
          <w:t xml:space="preserve">imply concatenating raw variables is not enough. Second, the further improvement from the best univariate result to SPCA Multi </w:t>
        </w:r>
      </w:ins>
      <w:r w:rsidRPr="00A9426F">
        <w:rPr>
          <w:rFonts w:asciiTheme="minorHAnsi" w:hAnsiTheme="minorHAnsi" w:cstheme="minorHAnsi"/>
          <w:sz w:val="22"/>
          <w:szCs w:val="22"/>
        </w:rPr>
        <w:t xml:space="preserve">indicates that </w:t>
      </w:r>
      <w:r w:rsidR="009D0264" w:rsidRPr="009D0264">
        <w:rPr>
          <w:rFonts w:asciiTheme="minorHAnsi" w:hAnsiTheme="minorHAnsi" w:cstheme="minorHAnsi"/>
          <w:sz w:val="22"/>
          <w:szCs w:val="22"/>
        </w:rPr>
        <w:t xml:space="preserve">the multivariate model improves the ordering of predictions through the ranked list, rather than simply maximizing the final cumulative recovery value. </w:t>
      </w:r>
      <w:r w:rsidR="00A2740D" w:rsidRPr="003C3C8B">
        <w:rPr>
          <w:rFonts w:asciiTheme="minorHAnsi" w:hAnsiTheme="minorHAnsi" w:cstheme="minorHAnsi"/>
          <w:sz w:val="22"/>
          <w:szCs w:val="22"/>
        </w:rPr>
        <w:t>The modest difference between the multivariate endpoint recovery and the univariate Radiometric U endpoint may suggest that multivariate performance may depend on how clearly each input variable expresses deposit-scale geometry; a more spatially coherent Radiometric U anomaly could potentially strengthen the fused ranking.</w:t>
      </w:r>
    </w:p>
    <w:p w14:paraId="3058B414" w14:textId="162A355C" w:rsidR="00E3512D" w:rsidRPr="00A9426F" w:rsidRDefault="009D0264" w:rsidP="00C51098">
      <w:pPr>
        <w:spacing w:before="240" w:after="240" w:line="276" w:lineRule="auto"/>
        <w:jc w:val="both"/>
        <w:rPr>
          <w:rFonts w:asciiTheme="minorHAnsi" w:hAnsiTheme="minorHAnsi" w:cstheme="minorHAnsi"/>
          <w:sz w:val="22"/>
          <w:szCs w:val="22"/>
        </w:rPr>
      </w:pPr>
      <w:r w:rsidRPr="009D0264">
        <w:rPr>
          <w:rFonts w:asciiTheme="minorHAnsi" w:hAnsiTheme="minorHAnsi" w:cstheme="minorHAnsi"/>
          <w:sz w:val="22"/>
          <w:szCs w:val="22"/>
        </w:rPr>
        <w:t xml:space="preserve">The gain from sPCA Multi over both univariate sPCA and Raw Multi suggests that </w:t>
      </w:r>
      <w:r w:rsidR="00E3512D" w:rsidRPr="00A9426F">
        <w:rPr>
          <w:rFonts w:asciiTheme="minorHAnsi" w:hAnsiTheme="minorHAnsi" w:cstheme="minorHAnsi"/>
          <w:sz w:val="22"/>
          <w:szCs w:val="22"/>
        </w:rPr>
        <w:t xml:space="preserve">TMI and radiometric U contribute complementary </w:t>
      </w:r>
      <w:r w:rsidRPr="009D0264">
        <w:rPr>
          <w:rFonts w:asciiTheme="minorHAnsi" w:hAnsiTheme="minorHAnsi" w:cstheme="minorHAnsi"/>
          <w:sz w:val="22"/>
          <w:szCs w:val="22"/>
        </w:rPr>
        <w:t xml:space="preserve">spatial </w:t>
      </w:r>
      <w:r w:rsidR="00E3512D" w:rsidRPr="00A9426F">
        <w:rPr>
          <w:rFonts w:asciiTheme="minorHAnsi" w:hAnsiTheme="minorHAnsi" w:cstheme="minorHAnsi"/>
          <w:sz w:val="22"/>
          <w:szCs w:val="22"/>
        </w:rPr>
        <w:t xml:space="preserve">information </w:t>
      </w:r>
      <w:r w:rsidRPr="009D0264">
        <w:rPr>
          <w:rFonts w:asciiTheme="minorHAnsi" w:hAnsiTheme="minorHAnsi" w:cstheme="minorHAnsi"/>
          <w:sz w:val="22"/>
          <w:szCs w:val="22"/>
        </w:rPr>
        <w:t>when fused in the learned sPCA score space.</w:t>
      </w:r>
      <w:r w:rsidR="00E3512D" w:rsidRPr="00A9426F">
        <w:rPr>
          <w:rFonts w:asciiTheme="minorHAnsi" w:hAnsiTheme="minorHAnsi" w:cstheme="minorHAnsi"/>
          <w:sz w:val="22"/>
          <w:szCs w:val="22"/>
        </w:rPr>
        <w:t xml:space="preserve"> This is geologically reasonable in the Alemão area, where the magnetic response is related to the iron-oxide-rich footprint of the system</w:t>
      </w:r>
      <w:r w:rsidR="00875C9B">
        <w:rPr>
          <w:rFonts w:asciiTheme="minorHAnsi" w:hAnsiTheme="minorHAnsi" w:cstheme="minorHAnsi"/>
          <w:sz w:val="22"/>
          <w:szCs w:val="22"/>
        </w:rPr>
        <w:t>. R</w:t>
      </w:r>
      <w:r w:rsidR="00E3512D" w:rsidRPr="00A9426F">
        <w:rPr>
          <w:rFonts w:asciiTheme="minorHAnsi" w:hAnsiTheme="minorHAnsi" w:cstheme="minorHAnsi"/>
          <w:sz w:val="22"/>
          <w:szCs w:val="22"/>
        </w:rPr>
        <w:t xml:space="preserve">adiometric U may reflect a shallower or more alteration-related hydrothermal expression. These two datasets do not need to image exactly the same physical part of the deposit to be useful together. Instead, the multivariate result suggests that, at the scale of the analysis window, they jointly describe a broader IOCG-related system </w:t>
      </w:r>
      <w:r w:rsidR="00AD101D">
        <w:rPr>
          <w:rFonts w:asciiTheme="minorHAnsi" w:hAnsiTheme="minorHAnsi" w:cstheme="minorHAnsi"/>
          <w:sz w:val="22"/>
          <w:szCs w:val="22"/>
        </w:rPr>
        <w:t>geometry</w:t>
      </w:r>
      <w:r w:rsidR="00E3512D" w:rsidRPr="00A9426F">
        <w:rPr>
          <w:rFonts w:asciiTheme="minorHAnsi" w:hAnsiTheme="minorHAnsi" w:cstheme="minorHAnsi"/>
          <w:sz w:val="22"/>
          <w:szCs w:val="22"/>
        </w:rPr>
        <w:t>.</w:t>
      </w:r>
      <w:r w:rsidR="003C3C8B">
        <w:rPr>
          <w:rFonts w:asciiTheme="minorHAnsi" w:hAnsiTheme="minorHAnsi" w:cstheme="minorHAnsi"/>
          <w:sz w:val="22"/>
          <w:szCs w:val="22"/>
        </w:rPr>
        <w:t xml:space="preserve"> </w:t>
      </w:r>
    </w:p>
    <w:p w14:paraId="270AEF5C" w14:textId="511F569F" w:rsidR="00CA765B" w:rsidRPr="00A9426F" w:rsidRDefault="00E3512D" w:rsidP="00360040">
      <w:pPr>
        <w:spacing w:after="240" w:line="276" w:lineRule="auto"/>
        <w:jc w:val="both"/>
        <w:rPr>
          <w:rFonts w:asciiTheme="minorHAnsi" w:hAnsiTheme="minorHAnsi" w:cstheme="minorHAnsi"/>
          <w:sz w:val="22"/>
          <w:szCs w:val="22"/>
        </w:rPr>
      </w:pPr>
      <w:r w:rsidRPr="00A9426F">
        <w:rPr>
          <w:rFonts w:asciiTheme="minorHAnsi" w:hAnsiTheme="minorHAnsi" w:cstheme="minorHAnsi"/>
          <w:sz w:val="22"/>
          <w:szCs w:val="22"/>
        </w:rPr>
        <w:t xml:space="preserve">This point is important for interpretation. A potential concern in multivariate fusion is that different datasets may respond to different depths, processes, or components of a mineral system. The </w:t>
      </w:r>
      <w:r w:rsidR="00C51098" w:rsidRPr="00C51098">
        <w:rPr>
          <w:rFonts w:asciiTheme="minorHAnsi" w:hAnsiTheme="minorHAnsi" w:cstheme="minorHAnsi"/>
          <w:sz w:val="22"/>
          <w:szCs w:val="22"/>
        </w:rPr>
        <w:t xml:space="preserve">Case 2 </w:t>
      </w:r>
      <w:r w:rsidRPr="00A9426F">
        <w:rPr>
          <w:rFonts w:asciiTheme="minorHAnsi" w:hAnsiTheme="minorHAnsi" w:cstheme="minorHAnsi"/>
          <w:sz w:val="22"/>
          <w:szCs w:val="22"/>
        </w:rPr>
        <w:t xml:space="preserve">results suggest that this does not necessarily weaken the method, provided the variables are genetically and spatially related at the scale of the deposit window. In other words, the multivariate framework </w:t>
      </w:r>
      <w:r w:rsidR="00543843">
        <w:rPr>
          <w:rFonts w:asciiTheme="minorHAnsi" w:hAnsiTheme="minorHAnsi" w:cstheme="minorHAnsi"/>
          <w:sz w:val="22"/>
          <w:szCs w:val="22"/>
        </w:rPr>
        <w:t>doe</w:t>
      </w:r>
      <w:r w:rsidRPr="00A9426F">
        <w:rPr>
          <w:rFonts w:asciiTheme="minorHAnsi" w:hAnsiTheme="minorHAnsi" w:cstheme="minorHAnsi"/>
          <w:sz w:val="22"/>
          <w:szCs w:val="22"/>
        </w:rPr>
        <w:t>s not requir</w:t>
      </w:r>
      <w:r w:rsidR="00543843">
        <w:rPr>
          <w:rFonts w:asciiTheme="minorHAnsi" w:hAnsiTheme="minorHAnsi" w:cstheme="minorHAnsi"/>
          <w:sz w:val="22"/>
          <w:szCs w:val="22"/>
        </w:rPr>
        <w:t>e a</w:t>
      </w:r>
      <w:r w:rsidRPr="00A9426F">
        <w:rPr>
          <w:rFonts w:asciiTheme="minorHAnsi" w:hAnsiTheme="minorHAnsi" w:cstheme="minorHAnsi"/>
          <w:sz w:val="22"/>
          <w:szCs w:val="22"/>
        </w:rPr>
        <w:t xml:space="preserve"> perfect one-to-one correspondence between anomalies</w:t>
      </w:r>
      <w:r w:rsidR="00543843">
        <w:rPr>
          <w:rFonts w:asciiTheme="minorHAnsi" w:hAnsiTheme="minorHAnsi" w:cstheme="minorHAnsi"/>
          <w:sz w:val="22"/>
          <w:szCs w:val="22"/>
        </w:rPr>
        <w:t xml:space="preserve">. </w:t>
      </w:r>
      <w:r w:rsidR="00543843" w:rsidRPr="00543843">
        <w:rPr>
          <w:rFonts w:asciiTheme="minorHAnsi" w:hAnsiTheme="minorHAnsi" w:cstheme="minorHAnsi"/>
          <w:sz w:val="22"/>
          <w:szCs w:val="22"/>
        </w:rPr>
        <w:t>Instead, it seeks recurring combinations of complementary spatial geometries.</w:t>
      </w:r>
      <w:r w:rsidR="00543843">
        <w:rPr>
          <w:rFonts w:asciiTheme="minorHAnsi" w:hAnsiTheme="minorHAnsi" w:cstheme="minorHAnsi"/>
          <w:sz w:val="22"/>
          <w:szCs w:val="22"/>
        </w:rPr>
        <w:t xml:space="preserve"> </w:t>
      </w:r>
      <w:r w:rsidR="00C51098" w:rsidRPr="00C51098">
        <w:rPr>
          <w:rFonts w:asciiTheme="minorHAnsi" w:hAnsiTheme="minorHAnsi" w:cstheme="minorHAnsi"/>
          <w:sz w:val="22"/>
          <w:szCs w:val="22"/>
        </w:rPr>
        <w:t xml:space="preserve">The poor Raw Multi result is especially important in this context because it shows that simply concatenating TMI and radiometric U pixels is not sufficient. The improvement comes from the fused sPCA representation, which learns the joint geometry of the two datasets before computing similarity. </w:t>
      </w:r>
      <w:r w:rsidRPr="00A9426F">
        <w:rPr>
          <w:rFonts w:asciiTheme="minorHAnsi" w:hAnsiTheme="minorHAnsi" w:cstheme="minorHAnsi"/>
          <w:sz w:val="22"/>
          <w:szCs w:val="22"/>
        </w:rPr>
        <w:t xml:space="preserve">At the same time, this also defines a practical limitation: variable selection must remain geologically informed. If datasets are unrelated to the same mineralizing system, or if their responses operate at incompatible </w:t>
      </w:r>
      <w:r w:rsidR="00C51098" w:rsidRPr="00C51098">
        <w:rPr>
          <w:rFonts w:asciiTheme="minorHAnsi" w:hAnsiTheme="minorHAnsi" w:cstheme="minorHAnsi"/>
          <w:sz w:val="22"/>
          <w:szCs w:val="22"/>
        </w:rPr>
        <w:t xml:space="preserve">spatial </w:t>
      </w:r>
      <w:r w:rsidRPr="00A9426F">
        <w:rPr>
          <w:rFonts w:asciiTheme="minorHAnsi" w:hAnsiTheme="minorHAnsi" w:cstheme="minorHAnsi"/>
          <w:sz w:val="22"/>
          <w:szCs w:val="22"/>
        </w:rPr>
        <w:t>scales, fusion could dilute rather than improve the similarity measure.</w:t>
      </w:r>
    </w:p>
    <w:p w14:paraId="0EB5BD5D" w14:textId="34A29EDB" w:rsidR="00CA765B" w:rsidRPr="00A9426F" w:rsidRDefault="00CA765B" w:rsidP="00650561">
      <w:pPr>
        <w:pStyle w:val="Heading2"/>
        <w:numPr>
          <w:ilvl w:val="0"/>
          <w:numId w:val="9"/>
        </w:numPr>
        <w:spacing w:line="276" w:lineRule="auto"/>
        <w:jc w:val="both"/>
        <w:rPr>
          <w:rFonts w:asciiTheme="minorHAnsi" w:hAnsiTheme="minorHAnsi" w:cstheme="minorHAnsi"/>
          <w:sz w:val="22"/>
          <w:szCs w:val="22"/>
        </w:rPr>
      </w:pPr>
      <w:r w:rsidRPr="00A9426F">
        <w:rPr>
          <w:rFonts w:asciiTheme="minorHAnsi" w:hAnsiTheme="minorHAnsi" w:cstheme="minorHAnsi"/>
          <w:sz w:val="22"/>
          <w:szCs w:val="22"/>
        </w:rPr>
        <w:t>References</w:t>
      </w:r>
    </w:p>
    <w:p w14:paraId="18F55509" w14:textId="77777777" w:rsidR="00CA765B" w:rsidRPr="00A9426F" w:rsidRDefault="00CA765B" w:rsidP="00650561">
      <w:pPr>
        <w:pStyle w:val="Bibliography"/>
        <w:spacing w:line="276" w:lineRule="auto"/>
        <w:rPr>
          <w:rFonts w:asciiTheme="minorHAnsi" w:hAnsiTheme="minorHAnsi" w:cstheme="minorHAnsi"/>
          <w:sz w:val="22"/>
          <w:szCs w:val="22"/>
        </w:rPr>
        <w:sectPr w:rsidR="00CA765B" w:rsidRPr="00A9426F" w:rsidSect="00CA391A">
          <w:pgSz w:w="12240" w:h="15840"/>
          <w:pgMar w:top="1440" w:right="1440" w:bottom="1440" w:left="1440" w:header="720" w:footer="720" w:gutter="0"/>
          <w:cols w:space="720"/>
          <w:docGrid w:linePitch="360"/>
        </w:sectPr>
      </w:pPr>
    </w:p>
    <w:p w14:paraId="2991715E" w14:textId="77777777" w:rsidR="0056426F" w:rsidRPr="006D591C" w:rsidRDefault="00CA765B" w:rsidP="006D591C">
      <w:pPr>
        <w:pStyle w:val="Bibliography"/>
        <w:rPr>
          <w:rFonts w:ascii="Calibri" w:eastAsiaTheme="minorHAnsi" w:hAnsiTheme="minorHAnsi" w:cs="Calibri"/>
          <w:sz w:val="22"/>
        </w:rPr>
      </w:pPr>
      <w:r w:rsidRPr="00A9426F">
        <w:rPr>
          <w:rFonts w:asciiTheme="minorHAnsi" w:hAnsiTheme="minorHAnsi" w:cstheme="minorHAnsi"/>
          <w:sz w:val="22"/>
          <w:szCs w:val="22"/>
        </w:rPr>
        <w:fldChar w:fldCharType="begin"/>
      </w:r>
      <w:r w:rsidR="0059736C" w:rsidRPr="00A9426F">
        <w:rPr>
          <w:rFonts w:asciiTheme="minorHAnsi" w:hAnsiTheme="minorHAnsi" w:cstheme="minorHAnsi"/>
          <w:sz w:val="22"/>
          <w:szCs w:val="22"/>
        </w:rPr>
        <w:instrText xml:space="preserve"> ADDIN ZOTERO_BIBL {"uncited":[],"omitted":[],"custom":[]} CSL_BIBLIOGRAPHY </w:instrText>
      </w:r>
      <w:r w:rsidRPr="00A9426F">
        <w:rPr>
          <w:rFonts w:asciiTheme="minorHAnsi" w:hAnsiTheme="minorHAnsi" w:cstheme="minorHAnsi"/>
          <w:sz w:val="22"/>
          <w:szCs w:val="22"/>
        </w:rPr>
        <w:fldChar w:fldCharType="separate"/>
      </w:r>
      <w:r w:rsidR="0056426F" w:rsidRPr="006D591C">
        <w:rPr>
          <w:rFonts w:ascii="Calibri" w:eastAsiaTheme="minorHAnsi" w:hAnsiTheme="minorHAnsi" w:cs="Calibri"/>
          <w:sz w:val="22"/>
        </w:rPr>
        <w:t xml:space="preserve">Carranza, E. J. M. (2009). </w:t>
      </w:r>
      <w:r w:rsidR="0056426F" w:rsidRPr="006D591C">
        <w:rPr>
          <w:rFonts w:ascii="Calibri" w:eastAsiaTheme="minorHAnsi" w:hAnsiTheme="minorHAnsi" w:cs="Calibri"/>
          <w:i/>
          <w:iCs/>
          <w:sz w:val="22"/>
        </w:rPr>
        <w:t>Geochemical anomaly and mineral prospectivity mapping in GIS</w:t>
      </w:r>
      <w:r w:rsidR="0056426F" w:rsidRPr="006D591C">
        <w:rPr>
          <w:rFonts w:ascii="Calibri" w:eastAsiaTheme="minorHAnsi" w:hAnsiTheme="minorHAnsi" w:cs="Calibri"/>
          <w:sz w:val="22"/>
        </w:rPr>
        <w:t xml:space="preserve"> (1st ed). Elsevier.</w:t>
      </w:r>
    </w:p>
    <w:p w14:paraId="4BB6D9B2"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Chen, Y., &amp; Wu, W. (2017). Mapping mineral prospectivity by using one-class support vector machine to identify multivariate geological anomalies from digital </w:t>
      </w:r>
      <w:r w:rsidRPr="006D591C">
        <w:rPr>
          <w:rFonts w:ascii="Calibri" w:eastAsiaTheme="minorHAnsi" w:hAnsiTheme="minorHAnsi" w:cs="Calibri"/>
          <w:sz w:val="22"/>
        </w:rPr>
        <w:lastRenderedPageBreak/>
        <w:t xml:space="preserve">geological survey data. </w:t>
      </w:r>
      <w:r w:rsidRPr="006D591C">
        <w:rPr>
          <w:rFonts w:ascii="Calibri" w:eastAsiaTheme="minorHAnsi" w:hAnsiTheme="minorHAnsi" w:cs="Calibri"/>
          <w:i/>
          <w:iCs/>
          <w:sz w:val="22"/>
        </w:rPr>
        <w:t>Australian Journal of Earth Sciences</w:t>
      </w:r>
      <w:r w:rsidRPr="006D591C">
        <w:rPr>
          <w:rFonts w:ascii="Calibri" w:eastAsiaTheme="minorHAnsi" w:hAnsiTheme="minorHAnsi" w:cs="Calibri"/>
          <w:sz w:val="22"/>
        </w:rPr>
        <w:t xml:space="preserve">, </w:t>
      </w:r>
      <w:r w:rsidRPr="006D591C">
        <w:rPr>
          <w:rFonts w:ascii="Calibri" w:eastAsiaTheme="minorHAnsi" w:hAnsiTheme="minorHAnsi" w:cs="Calibri"/>
          <w:i/>
          <w:iCs/>
          <w:sz w:val="22"/>
        </w:rPr>
        <w:t>64</w:t>
      </w:r>
      <w:r w:rsidRPr="006D591C">
        <w:rPr>
          <w:rFonts w:ascii="Calibri" w:eastAsiaTheme="minorHAnsi" w:hAnsiTheme="minorHAnsi" w:cs="Calibri"/>
          <w:sz w:val="22"/>
        </w:rPr>
        <w:t>(5), 639–651. https://doi.org/10.1080/08120099.2017.1328705</w:t>
      </w:r>
    </w:p>
    <w:p w14:paraId="40CA647F"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Haldar, S. K. (2013). </w:t>
      </w:r>
      <w:r w:rsidRPr="006D591C">
        <w:rPr>
          <w:rFonts w:ascii="Calibri" w:eastAsiaTheme="minorHAnsi" w:hAnsiTheme="minorHAnsi" w:cs="Calibri"/>
          <w:i/>
          <w:iCs/>
          <w:sz w:val="22"/>
        </w:rPr>
        <w:t>Mineral Exploration</w:t>
      </w:r>
      <w:r w:rsidRPr="006D591C">
        <w:rPr>
          <w:rFonts w:ascii="Calibri" w:eastAsiaTheme="minorHAnsi" w:hAnsiTheme="minorHAnsi" w:cs="Calibri"/>
          <w:sz w:val="22"/>
        </w:rPr>
        <w:t>. Elsevier. https://doi.org/10.1016/C2011-0-05550-3</w:t>
      </w:r>
    </w:p>
    <w:p w14:paraId="2F7E2604"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Hronsky, J. M. A., &amp; Groves, D. I. (2008). Science of targeting: Definition, strategies, targeting and performance measurement. </w:t>
      </w:r>
      <w:r w:rsidRPr="006D591C">
        <w:rPr>
          <w:rFonts w:ascii="Calibri" w:eastAsiaTheme="minorHAnsi" w:hAnsiTheme="minorHAnsi" w:cs="Calibri"/>
          <w:i/>
          <w:iCs/>
          <w:sz w:val="22"/>
        </w:rPr>
        <w:t>Australian Journal of Earth Sciences</w:t>
      </w:r>
      <w:r w:rsidRPr="006D591C">
        <w:rPr>
          <w:rFonts w:ascii="Calibri" w:eastAsiaTheme="minorHAnsi" w:hAnsiTheme="minorHAnsi" w:cs="Calibri"/>
          <w:sz w:val="22"/>
        </w:rPr>
        <w:t xml:space="preserve">, </w:t>
      </w:r>
      <w:r w:rsidRPr="006D591C">
        <w:rPr>
          <w:rFonts w:ascii="Calibri" w:eastAsiaTheme="minorHAnsi" w:hAnsiTheme="minorHAnsi" w:cs="Calibri"/>
          <w:i/>
          <w:iCs/>
          <w:sz w:val="22"/>
        </w:rPr>
        <w:t>55</w:t>
      </w:r>
      <w:r w:rsidRPr="006D591C">
        <w:rPr>
          <w:rFonts w:ascii="Calibri" w:eastAsiaTheme="minorHAnsi" w:hAnsiTheme="minorHAnsi" w:cs="Calibri"/>
          <w:sz w:val="22"/>
        </w:rPr>
        <w:t>(1), 3–12. https://doi.org/10.1080/08120090701581356</w:t>
      </w:r>
    </w:p>
    <w:p w14:paraId="1585450B"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Jansson, N. F., Allen, R. L., Skogsmo, G., &amp; Tavakoli, S. (2022). Principal component analysis and K-means clustering as tools during exploration for Zn skarn deposits and industrial carbonates, Sala area, Sweden. </w:t>
      </w:r>
      <w:r w:rsidRPr="006D591C">
        <w:rPr>
          <w:rFonts w:ascii="Calibri" w:eastAsiaTheme="minorHAnsi" w:hAnsiTheme="minorHAnsi" w:cs="Calibri"/>
          <w:i/>
          <w:iCs/>
          <w:sz w:val="22"/>
        </w:rPr>
        <w:t>Journal of Geochemical Exploration</w:t>
      </w:r>
      <w:r w:rsidRPr="006D591C">
        <w:rPr>
          <w:rFonts w:ascii="Calibri" w:eastAsiaTheme="minorHAnsi" w:hAnsiTheme="minorHAnsi" w:cs="Calibri"/>
          <w:sz w:val="22"/>
        </w:rPr>
        <w:t xml:space="preserve">, </w:t>
      </w:r>
      <w:r w:rsidRPr="006D591C">
        <w:rPr>
          <w:rFonts w:ascii="Calibri" w:eastAsiaTheme="minorHAnsi" w:hAnsiTheme="minorHAnsi" w:cs="Calibri"/>
          <w:i/>
          <w:iCs/>
          <w:sz w:val="22"/>
        </w:rPr>
        <w:t>233</w:t>
      </w:r>
      <w:r w:rsidRPr="006D591C">
        <w:rPr>
          <w:rFonts w:ascii="Calibri" w:eastAsiaTheme="minorHAnsi" w:hAnsiTheme="minorHAnsi" w:cs="Calibri"/>
          <w:sz w:val="22"/>
        </w:rPr>
        <w:t xml:space="preserve">, 106909. </w:t>
      </w:r>
      <w:r w:rsidRPr="006D591C">
        <w:rPr>
          <w:rFonts w:ascii="Calibri" w:eastAsiaTheme="minorHAnsi" w:hAnsiTheme="minorHAnsi" w:cs="Calibri"/>
          <w:sz w:val="22"/>
        </w:rPr>
        <w:t>https://doi.org/10.1016/j.gexplo.2021.106909</w:t>
      </w:r>
    </w:p>
    <w:p w14:paraId="34B66574"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Luo, Z., Xiong, Y., &amp; Zuo, R. (2020). Recognition of geochemical anomalies using a deep variational autoencoder network. </w:t>
      </w:r>
      <w:r w:rsidRPr="006D591C">
        <w:rPr>
          <w:rFonts w:ascii="Calibri" w:eastAsiaTheme="minorHAnsi" w:hAnsiTheme="minorHAnsi" w:cs="Calibri"/>
          <w:i/>
          <w:iCs/>
          <w:sz w:val="22"/>
        </w:rPr>
        <w:t>Applied Geochemistry</w:t>
      </w:r>
      <w:r w:rsidRPr="006D591C">
        <w:rPr>
          <w:rFonts w:ascii="Calibri" w:eastAsiaTheme="minorHAnsi" w:hAnsiTheme="minorHAnsi" w:cs="Calibri"/>
          <w:sz w:val="22"/>
        </w:rPr>
        <w:t xml:space="preserve">, </w:t>
      </w:r>
      <w:r w:rsidRPr="006D591C">
        <w:rPr>
          <w:rFonts w:ascii="Calibri" w:eastAsiaTheme="minorHAnsi" w:hAnsiTheme="minorHAnsi" w:cs="Calibri"/>
          <w:i/>
          <w:iCs/>
          <w:sz w:val="22"/>
        </w:rPr>
        <w:t>122</w:t>
      </w:r>
      <w:r w:rsidRPr="006D591C">
        <w:rPr>
          <w:rFonts w:ascii="Calibri" w:eastAsiaTheme="minorHAnsi" w:hAnsiTheme="minorHAnsi" w:cs="Calibri"/>
          <w:sz w:val="22"/>
        </w:rPr>
        <w:t>, 104710. https://doi.org/10.1016/j.apgeochem.2020.104710</w:t>
      </w:r>
    </w:p>
    <w:p w14:paraId="545EDE4B"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McCuaig, T. C., Beresford, S., &amp; Hronsky, J. (2010). Translating the mineral systems approach into an effective exploration targeting system. </w:t>
      </w:r>
      <w:r w:rsidRPr="006D591C">
        <w:rPr>
          <w:rFonts w:ascii="Calibri" w:eastAsiaTheme="minorHAnsi" w:hAnsiTheme="minorHAnsi" w:cs="Calibri"/>
          <w:i/>
          <w:iCs/>
          <w:sz w:val="22"/>
        </w:rPr>
        <w:t>Ore Geology Reviews</w:t>
      </w:r>
      <w:r w:rsidRPr="006D591C">
        <w:rPr>
          <w:rFonts w:ascii="Calibri" w:eastAsiaTheme="minorHAnsi" w:hAnsiTheme="minorHAnsi" w:cs="Calibri"/>
          <w:sz w:val="22"/>
        </w:rPr>
        <w:t xml:space="preserve">, </w:t>
      </w:r>
      <w:r w:rsidRPr="006D591C">
        <w:rPr>
          <w:rFonts w:ascii="Calibri" w:eastAsiaTheme="minorHAnsi" w:hAnsiTheme="minorHAnsi" w:cs="Calibri"/>
          <w:i/>
          <w:iCs/>
          <w:sz w:val="22"/>
        </w:rPr>
        <w:t>38</w:t>
      </w:r>
      <w:r w:rsidRPr="006D591C">
        <w:rPr>
          <w:rFonts w:ascii="Calibri" w:eastAsiaTheme="minorHAnsi" w:hAnsiTheme="minorHAnsi" w:cs="Calibri"/>
          <w:sz w:val="22"/>
        </w:rPr>
        <w:t>(3), 128–138. https://doi.org/10.1016/j.oregeorev.2010.05.008</w:t>
      </w:r>
    </w:p>
    <w:p w14:paraId="5682C434"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McInnes, L., Healy, J., Saul, N., &amp; Großberger, L. (2018). UMAP: Uniform Manifold Approximation and Projection. </w:t>
      </w:r>
      <w:r w:rsidRPr="006D591C">
        <w:rPr>
          <w:rFonts w:ascii="Calibri" w:eastAsiaTheme="minorHAnsi" w:hAnsiTheme="minorHAnsi" w:cs="Calibri"/>
          <w:i/>
          <w:iCs/>
          <w:sz w:val="22"/>
        </w:rPr>
        <w:t>Journal of Open Source Software</w:t>
      </w:r>
      <w:r w:rsidRPr="006D591C">
        <w:rPr>
          <w:rFonts w:ascii="Calibri" w:eastAsiaTheme="minorHAnsi" w:hAnsiTheme="minorHAnsi" w:cs="Calibri"/>
          <w:sz w:val="22"/>
        </w:rPr>
        <w:t xml:space="preserve">, </w:t>
      </w:r>
      <w:r w:rsidRPr="006D591C">
        <w:rPr>
          <w:rFonts w:ascii="Calibri" w:eastAsiaTheme="minorHAnsi" w:hAnsiTheme="minorHAnsi" w:cs="Calibri"/>
          <w:i/>
          <w:iCs/>
          <w:sz w:val="22"/>
        </w:rPr>
        <w:t>3</w:t>
      </w:r>
      <w:r w:rsidRPr="006D591C">
        <w:rPr>
          <w:rFonts w:ascii="Calibri" w:eastAsiaTheme="minorHAnsi" w:hAnsiTheme="minorHAnsi" w:cs="Calibri"/>
          <w:sz w:val="22"/>
        </w:rPr>
        <w:t>(29), 861. https://doi.org/10.21105/joss.00861</w:t>
      </w:r>
    </w:p>
    <w:p w14:paraId="71ADDA60"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McIntosh, S. (2016, June 27). </w:t>
      </w:r>
      <w:r w:rsidRPr="006D591C">
        <w:rPr>
          <w:rFonts w:ascii="Calibri" w:eastAsiaTheme="minorHAnsi" w:hAnsiTheme="minorHAnsi" w:cs="Calibri"/>
          <w:i/>
          <w:iCs/>
          <w:sz w:val="22"/>
        </w:rPr>
        <w:t>Rio Tinto Exploration</w:t>
      </w:r>
      <w:r w:rsidRPr="006D591C">
        <w:rPr>
          <w:rFonts w:ascii="Calibri" w:eastAsiaTheme="minorHAnsi" w:hAnsiTheme="minorHAnsi" w:cs="Calibri"/>
          <w:sz w:val="22"/>
        </w:rPr>
        <w:t>. Citi’s Mining Exploration Day. https://announcements.asx.com.au/asx</w:t>
      </w:r>
      <w:r w:rsidRPr="006D591C">
        <w:rPr>
          <w:rFonts w:ascii="Calibri" w:eastAsiaTheme="minorHAnsi" w:hAnsiTheme="minorHAnsi" w:cs="Calibri"/>
          <w:sz w:val="22"/>
        </w:rPr>
        <w:lastRenderedPageBreak/>
        <w:t>pdf/20160627/pdf/4384m96mnj5msz.pdf</w:t>
      </w:r>
    </w:p>
    <w:p w14:paraId="359F8CC3"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Nykänen, V., Yousefi, M., &amp; Sadeghi, M. (2025). Exploration information system: Mineral systems anatomy linked to computational techniques for mineral exploration targeting. </w:t>
      </w:r>
      <w:r w:rsidRPr="006D591C">
        <w:rPr>
          <w:rFonts w:ascii="Calibri" w:eastAsiaTheme="minorHAnsi" w:hAnsiTheme="minorHAnsi" w:cs="Calibri"/>
          <w:i/>
          <w:iCs/>
          <w:sz w:val="22"/>
        </w:rPr>
        <w:t>Ore Geology Reviews</w:t>
      </w:r>
      <w:r w:rsidRPr="006D591C">
        <w:rPr>
          <w:rFonts w:ascii="Calibri" w:eastAsiaTheme="minorHAnsi" w:hAnsiTheme="minorHAnsi" w:cs="Calibri"/>
          <w:sz w:val="22"/>
        </w:rPr>
        <w:t xml:space="preserve">, </w:t>
      </w:r>
      <w:r w:rsidRPr="006D591C">
        <w:rPr>
          <w:rFonts w:ascii="Calibri" w:eastAsiaTheme="minorHAnsi" w:hAnsiTheme="minorHAnsi" w:cs="Calibri"/>
          <w:i/>
          <w:iCs/>
          <w:sz w:val="22"/>
        </w:rPr>
        <w:t>187</w:t>
      </w:r>
      <w:r w:rsidRPr="006D591C">
        <w:rPr>
          <w:rFonts w:ascii="Calibri" w:eastAsiaTheme="minorHAnsi" w:hAnsiTheme="minorHAnsi" w:cs="Calibri"/>
          <w:sz w:val="22"/>
        </w:rPr>
        <w:t>, 106961. https://doi.org/10.1016/j.oregeorev.2025.106961</w:t>
      </w:r>
    </w:p>
    <w:p w14:paraId="44E7E04B"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Partington, G. A., Peters, K. J., Czertowicz, T. A., Greville, P. A., Blevin, P. L., &amp; Bahiru, E. A. (2024). Ranking mineral exploration targets in support of commercial decision making: A key component for inclusion in an exploration information system. </w:t>
      </w:r>
      <w:r w:rsidRPr="006D591C">
        <w:rPr>
          <w:rFonts w:ascii="Calibri" w:eastAsiaTheme="minorHAnsi" w:hAnsiTheme="minorHAnsi" w:cs="Calibri"/>
          <w:i/>
          <w:iCs/>
          <w:sz w:val="22"/>
        </w:rPr>
        <w:t>Applied Geochemistry</w:t>
      </w:r>
      <w:r w:rsidRPr="006D591C">
        <w:rPr>
          <w:rFonts w:ascii="Calibri" w:eastAsiaTheme="minorHAnsi" w:hAnsiTheme="minorHAnsi" w:cs="Calibri"/>
          <w:sz w:val="22"/>
        </w:rPr>
        <w:t xml:space="preserve">, </w:t>
      </w:r>
      <w:r w:rsidRPr="006D591C">
        <w:rPr>
          <w:rFonts w:ascii="Calibri" w:eastAsiaTheme="minorHAnsi" w:hAnsiTheme="minorHAnsi" w:cs="Calibri"/>
          <w:i/>
          <w:iCs/>
          <w:sz w:val="22"/>
        </w:rPr>
        <w:t>168</w:t>
      </w:r>
      <w:r w:rsidRPr="006D591C">
        <w:rPr>
          <w:rFonts w:ascii="Calibri" w:eastAsiaTheme="minorHAnsi" w:hAnsiTheme="minorHAnsi" w:cs="Calibri"/>
          <w:sz w:val="22"/>
        </w:rPr>
        <w:t>, 106010. https://doi.org/10.1016/j.apgeochem.2024.106010</w:t>
      </w:r>
    </w:p>
    <w:p w14:paraId="0E9473B7" w14:textId="77777777" w:rsidR="0056426F" w:rsidRPr="006D591C" w:rsidRDefault="0056426F" w:rsidP="006D591C">
      <w:pPr>
        <w:pStyle w:val="Bibliography"/>
        <w:rPr>
          <w:rFonts w:ascii="Calibri" w:eastAsiaTheme="minorHAnsi" w:hAnsiTheme="minorHAnsi" w:cs="Calibri"/>
          <w:sz w:val="22"/>
          <w:lang w:val="es-ES"/>
        </w:rPr>
      </w:pPr>
      <w:r w:rsidRPr="006D591C">
        <w:rPr>
          <w:rFonts w:ascii="Calibri" w:eastAsiaTheme="minorHAnsi" w:hAnsiTheme="minorHAnsi" w:cs="Calibri"/>
          <w:sz w:val="22"/>
        </w:rPr>
        <w:t xml:space="preserve">Regueiro González-Barros, M., &amp; Espí, J. A. (2019). The returns on mining exploration investments. </w:t>
      </w:r>
      <w:r w:rsidRPr="006D591C">
        <w:rPr>
          <w:rFonts w:ascii="Calibri" w:eastAsiaTheme="minorHAnsi" w:hAnsiTheme="minorHAnsi" w:cs="Calibri"/>
          <w:i/>
          <w:iCs/>
          <w:sz w:val="22"/>
          <w:lang w:val="es-ES"/>
        </w:rPr>
        <w:t>Boletín Geológico y Minero</w:t>
      </w:r>
      <w:r w:rsidRPr="006D591C">
        <w:rPr>
          <w:rFonts w:ascii="Calibri" w:eastAsiaTheme="minorHAnsi" w:hAnsiTheme="minorHAnsi" w:cs="Calibri"/>
          <w:sz w:val="22"/>
          <w:lang w:val="es-ES"/>
        </w:rPr>
        <w:t xml:space="preserve">, </w:t>
      </w:r>
      <w:r w:rsidRPr="006D591C">
        <w:rPr>
          <w:rFonts w:ascii="Calibri" w:eastAsiaTheme="minorHAnsi" w:hAnsiTheme="minorHAnsi" w:cs="Calibri"/>
          <w:i/>
          <w:iCs/>
          <w:sz w:val="22"/>
          <w:lang w:val="es-ES"/>
        </w:rPr>
        <w:t>130</w:t>
      </w:r>
      <w:r w:rsidRPr="006D591C">
        <w:rPr>
          <w:rFonts w:ascii="Calibri" w:eastAsiaTheme="minorHAnsi" w:hAnsiTheme="minorHAnsi" w:cs="Calibri"/>
          <w:sz w:val="22"/>
          <w:lang w:val="es-ES"/>
        </w:rPr>
        <w:t xml:space="preserve">(1), 161–180. </w:t>
      </w:r>
      <w:r w:rsidRPr="006D591C">
        <w:rPr>
          <w:rFonts w:ascii="Calibri" w:eastAsiaTheme="minorHAnsi" w:hAnsiTheme="minorHAnsi" w:cs="Calibri"/>
          <w:sz w:val="22"/>
          <w:lang w:val="es-ES"/>
        </w:rPr>
        <w:t>https://doi.org/10.21701/bolgeomin.130.1.010</w:t>
      </w:r>
    </w:p>
    <w:p w14:paraId="7027FE7B"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lang w:val="es-ES"/>
        </w:rPr>
        <w:t xml:space="preserve">Sadeghi, M., Casey, P., Carranza, E. J. M., &amp; Lynch, E. P. (2024). </w:t>
      </w:r>
      <w:r w:rsidRPr="006D591C">
        <w:rPr>
          <w:rFonts w:ascii="Calibri" w:eastAsiaTheme="minorHAnsi" w:hAnsiTheme="minorHAnsi" w:cs="Calibri"/>
          <w:sz w:val="22"/>
        </w:rPr>
        <w:t xml:space="preserve">Principal components analysis and K-means clustering of till geochemical data: Mapping and targeting of prospective areas for lithium exploration in Västernorrland Region, Sweden. </w:t>
      </w:r>
      <w:r w:rsidRPr="006D591C">
        <w:rPr>
          <w:rFonts w:ascii="Calibri" w:eastAsiaTheme="minorHAnsi" w:hAnsiTheme="minorHAnsi" w:cs="Calibri"/>
          <w:i/>
          <w:iCs/>
          <w:sz w:val="22"/>
        </w:rPr>
        <w:t>Ore Geology Reviews</w:t>
      </w:r>
      <w:r w:rsidRPr="006D591C">
        <w:rPr>
          <w:rFonts w:ascii="Calibri" w:eastAsiaTheme="minorHAnsi" w:hAnsiTheme="minorHAnsi" w:cs="Calibri"/>
          <w:sz w:val="22"/>
        </w:rPr>
        <w:t xml:space="preserve">, </w:t>
      </w:r>
      <w:r w:rsidRPr="006D591C">
        <w:rPr>
          <w:rFonts w:ascii="Calibri" w:eastAsiaTheme="minorHAnsi" w:hAnsiTheme="minorHAnsi" w:cs="Calibri"/>
          <w:i/>
          <w:iCs/>
          <w:sz w:val="22"/>
        </w:rPr>
        <w:t>167</w:t>
      </w:r>
      <w:r w:rsidRPr="006D591C">
        <w:rPr>
          <w:rFonts w:ascii="Calibri" w:eastAsiaTheme="minorHAnsi" w:hAnsiTheme="minorHAnsi" w:cs="Calibri"/>
          <w:sz w:val="22"/>
        </w:rPr>
        <w:t>, 106002. https://doi.org/10.1016/j.oregeorev.2024.106002</w:t>
      </w:r>
    </w:p>
    <w:p w14:paraId="495AAE11"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Singer, D. A. (1993). Basic concepts in three-part quantitative assessments of undiscovered mineral resources. </w:t>
      </w:r>
      <w:r w:rsidRPr="006D591C">
        <w:rPr>
          <w:rFonts w:ascii="Calibri" w:eastAsiaTheme="minorHAnsi" w:hAnsiTheme="minorHAnsi" w:cs="Calibri"/>
          <w:i/>
          <w:iCs/>
          <w:sz w:val="22"/>
        </w:rPr>
        <w:t>Nonrenewable Resources</w:t>
      </w:r>
      <w:r w:rsidRPr="006D591C">
        <w:rPr>
          <w:rFonts w:ascii="Calibri" w:eastAsiaTheme="minorHAnsi" w:hAnsiTheme="minorHAnsi" w:cs="Calibri"/>
          <w:sz w:val="22"/>
        </w:rPr>
        <w:t xml:space="preserve">, </w:t>
      </w:r>
      <w:r w:rsidRPr="006D591C">
        <w:rPr>
          <w:rFonts w:ascii="Calibri" w:eastAsiaTheme="minorHAnsi" w:hAnsiTheme="minorHAnsi" w:cs="Calibri"/>
          <w:i/>
          <w:iCs/>
          <w:sz w:val="22"/>
        </w:rPr>
        <w:t>2</w:t>
      </w:r>
      <w:r w:rsidRPr="006D591C">
        <w:rPr>
          <w:rFonts w:ascii="Calibri" w:eastAsiaTheme="minorHAnsi" w:hAnsiTheme="minorHAnsi" w:cs="Calibri"/>
          <w:sz w:val="22"/>
        </w:rPr>
        <w:t>(2), 69–81. https://doi.org/10.1007/BF02272804</w:t>
      </w:r>
    </w:p>
    <w:p w14:paraId="36D4A5E8"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van der Maaten, L., &amp; Hinton, G. (n.d.). Visualizing Data using t-SNE. </w:t>
      </w:r>
      <w:r w:rsidRPr="006D591C">
        <w:rPr>
          <w:rFonts w:ascii="Calibri" w:eastAsiaTheme="minorHAnsi" w:hAnsiTheme="minorHAnsi" w:cs="Calibri"/>
          <w:i/>
          <w:iCs/>
          <w:sz w:val="22"/>
        </w:rPr>
        <w:t>Journal of Machine Learning Research</w:t>
      </w:r>
      <w:r w:rsidRPr="006D591C">
        <w:rPr>
          <w:rFonts w:ascii="Calibri" w:eastAsiaTheme="minorHAnsi" w:hAnsiTheme="minorHAnsi" w:cs="Calibri"/>
          <w:sz w:val="22"/>
        </w:rPr>
        <w:t xml:space="preserve">, </w:t>
      </w:r>
      <w:r w:rsidRPr="006D591C">
        <w:rPr>
          <w:rFonts w:ascii="Calibri" w:eastAsiaTheme="minorHAnsi" w:hAnsiTheme="minorHAnsi" w:cs="Calibri"/>
          <w:i/>
          <w:iCs/>
          <w:sz w:val="22"/>
        </w:rPr>
        <w:t>9</w:t>
      </w:r>
      <w:r w:rsidRPr="006D591C">
        <w:rPr>
          <w:rFonts w:ascii="Calibri" w:eastAsiaTheme="minorHAnsi" w:hAnsiTheme="minorHAnsi" w:cs="Calibri"/>
          <w:sz w:val="22"/>
        </w:rPr>
        <w:t>, 2579–2605.</w:t>
      </w:r>
    </w:p>
    <w:p w14:paraId="16ED860F"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Wang, J., Zuo, R., &amp; Caers, J. (2017). Discovering geochemical patterns by factor-based cluster analysis. </w:t>
      </w:r>
      <w:r w:rsidRPr="006D591C">
        <w:rPr>
          <w:rFonts w:ascii="Calibri" w:eastAsiaTheme="minorHAnsi" w:hAnsiTheme="minorHAnsi" w:cs="Calibri"/>
          <w:i/>
          <w:iCs/>
          <w:sz w:val="22"/>
        </w:rPr>
        <w:t xml:space="preserve">Journal of Geochemical </w:t>
      </w:r>
      <w:r w:rsidRPr="006D591C">
        <w:rPr>
          <w:rFonts w:ascii="Calibri" w:eastAsiaTheme="minorHAnsi" w:hAnsiTheme="minorHAnsi" w:cs="Calibri"/>
          <w:i/>
          <w:iCs/>
          <w:sz w:val="22"/>
        </w:rPr>
        <w:lastRenderedPageBreak/>
        <w:t>Exploration</w:t>
      </w:r>
      <w:r w:rsidRPr="006D591C">
        <w:rPr>
          <w:rFonts w:ascii="Calibri" w:eastAsiaTheme="minorHAnsi" w:hAnsiTheme="minorHAnsi" w:cs="Calibri"/>
          <w:sz w:val="22"/>
        </w:rPr>
        <w:t xml:space="preserve">, </w:t>
      </w:r>
      <w:r w:rsidRPr="006D591C">
        <w:rPr>
          <w:rFonts w:ascii="Calibri" w:eastAsiaTheme="minorHAnsi" w:hAnsiTheme="minorHAnsi" w:cs="Calibri"/>
          <w:i/>
          <w:iCs/>
          <w:sz w:val="22"/>
        </w:rPr>
        <w:t>181</w:t>
      </w:r>
      <w:r w:rsidRPr="006D591C">
        <w:rPr>
          <w:rFonts w:ascii="Calibri" w:eastAsiaTheme="minorHAnsi" w:hAnsiTheme="minorHAnsi" w:cs="Calibri"/>
          <w:sz w:val="22"/>
        </w:rPr>
        <w:t>, 106–115. https://doi.org/10.1016/j.gexplo.2017.07.006</w:t>
      </w:r>
    </w:p>
    <w:p w14:paraId="313C9995"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Wang, L., Yin, Z., &amp; Caers, J. (2024). </w:t>
      </w:r>
      <w:r w:rsidRPr="006D591C">
        <w:rPr>
          <w:rFonts w:ascii="Calibri" w:eastAsiaTheme="minorHAnsi" w:hAnsiTheme="minorHAnsi" w:cs="Calibri"/>
          <w:i/>
          <w:iCs/>
          <w:sz w:val="22"/>
        </w:rPr>
        <w:t>Data science for the geosciences</w:t>
      </w:r>
      <w:r w:rsidRPr="006D591C">
        <w:rPr>
          <w:rFonts w:ascii="Calibri" w:eastAsiaTheme="minorHAnsi" w:hAnsiTheme="minorHAnsi" w:cs="Calibri"/>
          <w:sz w:val="22"/>
        </w:rPr>
        <w:t>. Cambridge University Press. https://doi.org/10.1017/9781009201391</w:t>
      </w:r>
    </w:p>
    <w:p w14:paraId="7CDCC271"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Xiong, Y., &amp; Zuo, R. (2021). A positive and unlabeled learning algorithm for mineral prospectivity mapping. </w:t>
      </w:r>
      <w:r w:rsidRPr="006D591C">
        <w:rPr>
          <w:rFonts w:ascii="Calibri" w:eastAsiaTheme="minorHAnsi" w:hAnsiTheme="minorHAnsi" w:cs="Calibri"/>
          <w:i/>
          <w:iCs/>
          <w:sz w:val="22"/>
        </w:rPr>
        <w:t>Computers &amp; Geosciences</w:t>
      </w:r>
      <w:r w:rsidRPr="006D591C">
        <w:rPr>
          <w:rFonts w:ascii="Calibri" w:eastAsiaTheme="minorHAnsi" w:hAnsiTheme="minorHAnsi" w:cs="Calibri"/>
          <w:sz w:val="22"/>
        </w:rPr>
        <w:t xml:space="preserve">, </w:t>
      </w:r>
      <w:r w:rsidRPr="006D591C">
        <w:rPr>
          <w:rFonts w:ascii="Calibri" w:eastAsiaTheme="minorHAnsi" w:hAnsiTheme="minorHAnsi" w:cs="Calibri"/>
          <w:i/>
          <w:iCs/>
          <w:sz w:val="22"/>
        </w:rPr>
        <w:t>147</w:t>
      </w:r>
      <w:r w:rsidRPr="006D591C">
        <w:rPr>
          <w:rFonts w:ascii="Calibri" w:eastAsiaTheme="minorHAnsi" w:hAnsiTheme="minorHAnsi" w:cs="Calibri"/>
          <w:sz w:val="22"/>
        </w:rPr>
        <w:t>, 104667. https://doi.org/10.1016/j.cageo.2020.104667</w:t>
      </w:r>
    </w:p>
    <w:p w14:paraId="3C1C56AC"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Yang, F., Zuo, R., &amp; Kreuzer, O. P. (2024). Artificial intelligence for mineral exploration: A review and perspectives on future directions from data science. </w:t>
      </w:r>
      <w:r w:rsidRPr="006D591C">
        <w:rPr>
          <w:rFonts w:ascii="Calibri" w:eastAsiaTheme="minorHAnsi" w:hAnsiTheme="minorHAnsi" w:cs="Calibri"/>
          <w:i/>
          <w:iCs/>
          <w:sz w:val="22"/>
        </w:rPr>
        <w:t>Earth-Science Reviews</w:t>
      </w:r>
      <w:r w:rsidRPr="006D591C">
        <w:rPr>
          <w:rFonts w:ascii="Calibri" w:eastAsiaTheme="minorHAnsi" w:hAnsiTheme="minorHAnsi" w:cs="Calibri"/>
          <w:sz w:val="22"/>
        </w:rPr>
        <w:t xml:space="preserve">, </w:t>
      </w:r>
      <w:r w:rsidRPr="006D591C">
        <w:rPr>
          <w:rFonts w:ascii="Calibri" w:eastAsiaTheme="minorHAnsi" w:hAnsiTheme="minorHAnsi" w:cs="Calibri"/>
          <w:i/>
          <w:iCs/>
          <w:sz w:val="22"/>
        </w:rPr>
        <w:t>258</w:t>
      </w:r>
      <w:r w:rsidRPr="006D591C">
        <w:rPr>
          <w:rFonts w:ascii="Calibri" w:eastAsiaTheme="minorHAnsi" w:hAnsiTheme="minorHAnsi" w:cs="Calibri"/>
          <w:sz w:val="22"/>
        </w:rPr>
        <w:t>, 104941. https://doi.org/10.1016/j.earscirev.2024.104941</w:t>
      </w:r>
    </w:p>
    <w:p w14:paraId="2635D46F"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Yousefi, M., Carranza, E. J. M., Kreuzer, O. P., Nykänen, V., Hronsky, J. M. A., &amp; Mihalasky, M. J. (2021). Data analysis </w:t>
      </w:r>
      <w:r w:rsidRPr="006D591C">
        <w:rPr>
          <w:rFonts w:ascii="Calibri" w:eastAsiaTheme="minorHAnsi" w:hAnsiTheme="minorHAnsi" w:cs="Calibri"/>
          <w:sz w:val="22"/>
        </w:rPr>
        <w:t xml:space="preserve">methods for prospectivity modelling as applied to mineral exploration targeting: State-of-the-art and outlook. </w:t>
      </w:r>
      <w:r w:rsidRPr="006D591C">
        <w:rPr>
          <w:rFonts w:ascii="Calibri" w:eastAsiaTheme="minorHAnsi" w:hAnsiTheme="minorHAnsi" w:cs="Calibri"/>
          <w:i/>
          <w:iCs/>
          <w:sz w:val="22"/>
        </w:rPr>
        <w:t>Journal of Geochemical Exploration</w:t>
      </w:r>
      <w:r w:rsidRPr="006D591C">
        <w:rPr>
          <w:rFonts w:ascii="Calibri" w:eastAsiaTheme="minorHAnsi" w:hAnsiTheme="minorHAnsi" w:cs="Calibri"/>
          <w:sz w:val="22"/>
        </w:rPr>
        <w:t xml:space="preserve">, </w:t>
      </w:r>
      <w:r w:rsidRPr="006D591C">
        <w:rPr>
          <w:rFonts w:ascii="Calibri" w:eastAsiaTheme="minorHAnsi" w:hAnsiTheme="minorHAnsi" w:cs="Calibri"/>
          <w:i/>
          <w:iCs/>
          <w:sz w:val="22"/>
        </w:rPr>
        <w:t>229</w:t>
      </w:r>
      <w:r w:rsidRPr="006D591C">
        <w:rPr>
          <w:rFonts w:ascii="Calibri" w:eastAsiaTheme="minorHAnsi" w:hAnsiTheme="minorHAnsi" w:cs="Calibri"/>
          <w:sz w:val="22"/>
        </w:rPr>
        <w:t>, 106839. https://doi.org/10.1016/j.gexplo.2021.106839</w:t>
      </w:r>
    </w:p>
    <w:p w14:paraId="7A2378E4"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Yousefi, M., Nykänen, V., Harris, J., Hronsky, J. M. A., Kreuzer, O. P., Bertrand, G., &amp; Lindsay, M. (2024). Overcoming survival bias in targeting mineral deposits of the future: Towards null and negative tests of the exploration search space, accounting for lack of visibility. </w:t>
      </w:r>
      <w:r w:rsidRPr="006D591C">
        <w:rPr>
          <w:rFonts w:ascii="Calibri" w:eastAsiaTheme="minorHAnsi" w:hAnsiTheme="minorHAnsi" w:cs="Calibri"/>
          <w:i/>
          <w:iCs/>
          <w:sz w:val="22"/>
        </w:rPr>
        <w:t>Ore Geology Reviews</w:t>
      </w:r>
      <w:r w:rsidRPr="006D591C">
        <w:rPr>
          <w:rFonts w:ascii="Calibri" w:eastAsiaTheme="minorHAnsi" w:hAnsiTheme="minorHAnsi" w:cs="Calibri"/>
          <w:sz w:val="22"/>
        </w:rPr>
        <w:t xml:space="preserve">, </w:t>
      </w:r>
      <w:r w:rsidRPr="006D591C">
        <w:rPr>
          <w:rFonts w:ascii="Calibri" w:eastAsiaTheme="minorHAnsi" w:hAnsiTheme="minorHAnsi" w:cs="Calibri"/>
          <w:i/>
          <w:iCs/>
          <w:sz w:val="22"/>
        </w:rPr>
        <w:t>172</w:t>
      </w:r>
      <w:r w:rsidRPr="006D591C">
        <w:rPr>
          <w:rFonts w:ascii="Calibri" w:eastAsiaTheme="minorHAnsi" w:hAnsiTheme="minorHAnsi" w:cs="Calibri"/>
          <w:sz w:val="22"/>
        </w:rPr>
        <w:t>, 106214. https://doi.org/10.1016/j.oregeorev.2024.106214</w:t>
      </w:r>
    </w:p>
    <w:p w14:paraId="3DE1C97A"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Yu, X., Yu, P., Wang, K., Cao, W., &amp; Zhou, Y. (2024). Data-Driven Mineral Prospectivity Mapping Based on Known Deposits Using Association Rules. </w:t>
      </w:r>
      <w:r w:rsidRPr="006D591C">
        <w:rPr>
          <w:rFonts w:ascii="Calibri" w:eastAsiaTheme="minorHAnsi" w:hAnsiTheme="minorHAnsi" w:cs="Calibri"/>
          <w:i/>
          <w:iCs/>
          <w:sz w:val="22"/>
        </w:rPr>
        <w:t>Natural Resources Research</w:t>
      </w:r>
      <w:r w:rsidRPr="006D591C">
        <w:rPr>
          <w:rFonts w:ascii="Calibri" w:eastAsiaTheme="minorHAnsi" w:hAnsiTheme="minorHAnsi" w:cs="Calibri"/>
          <w:sz w:val="22"/>
        </w:rPr>
        <w:t xml:space="preserve">, </w:t>
      </w:r>
      <w:r w:rsidRPr="006D591C">
        <w:rPr>
          <w:rFonts w:ascii="Calibri" w:eastAsiaTheme="minorHAnsi" w:hAnsiTheme="minorHAnsi" w:cs="Calibri"/>
          <w:i/>
          <w:iCs/>
          <w:sz w:val="22"/>
        </w:rPr>
        <w:t>33</w:t>
      </w:r>
      <w:r w:rsidRPr="006D591C">
        <w:rPr>
          <w:rFonts w:ascii="Calibri" w:eastAsiaTheme="minorHAnsi" w:hAnsiTheme="minorHAnsi" w:cs="Calibri"/>
          <w:sz w:val="22"/>
        </w:rPr>
        <w:t xml:space="preserve">(3), 1025–1048. </w:t>
      </w:r>
      <w:r w:rsidRPr="006D591C">
        <w:rPr>
          <w:rFonts w:ascii="Calibri" w:eastAsiaTheme="minorHAnsi" w:hAnsiTheme="minorHAnsi" w:cs="Calibri"/>
          <w:sz w:val="22"/>
        </w:rPr>
        <w:lastRenderedPageBreak/>
        <w:t>https://doi.org/10.1007/s11053-024-10328-2</w:t>
      </w:r>
    </w:p>
    <w:p w14:paraId="19FB1089"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Zhang, Q., Liu, Y., &amp; Fang, H. (2024). Manifold learning-based UMAP method for geochemical anomaly identification. </w:t>
      </w:r>
      <w:r w:rsidRPr="006D591C">
        <w:rPr>
          <w:rFonts w:ascii="Calibri" w:eastAsiaTheme="minorHAnsi" w:hAnsiTheme="minorHAnsi" w:cs="Calibri"/>
          <w:i/>
          <w:iCs/>
          <w:sz w:val="22"/>
        </w:rPr>
        <w:t>Geochemistry</w:t>
      </w:r>
      <w:r w:rsidRPr="006D591C">
        <w:rPr>
          <w:rFonts w:ascii="Calibri" w:eastAsiaTheme="minorHAnsi" w:hAnsiTheme="minorHAnsi" w:cs="Calibri"/>
          <w:sz w:val="22"/>
        </w:rPr>
        <w:t xml:space="preserve">, </w:t>
      </w:r>
      <w:r w:rsidRPr="006D591C">
        <w:rPr>
          <w:rFonts w:ascii="Calibri" w:eastAsiaTheme="minorHAnsi" w:hAnsiTheme="minorHAnsi" w:cs="Calibri"/>
          <w:i/>
          <w:iCs/>
          <w:sz w:val="22"/>
        </w:rPr>
        <w:t>84</w:t>
      </w:r>
      <w:r w:rsidRPr="006D591C">
        <w:rPr>
          <w:rFonts w:ascii="Calibri" w:eastAsiaTheme="minorHAnsi" w:hAnsiTheme="minorHAnsi" w:cs="Calibri"/>
          <w:sz w:val="22"/>
        </w:rPr>
        <w:t>(4), 126157. https://doi.org/10.1016/j.chemer.2024.126157</w:t>
      </w:r>
    </w:p>
    <w:p w14:paraId="4FB6089F" w14:textId="77777777" w:rsidR="0056426F" w:rsidRPr="006D591C" w:rsidRDefault="0056426F" w:rsidP="006D591C">
      <w:pPr>
        <w:pStyle w:val="Bibliography"/>
        <w:rPr>
          <w:rFonts w:ascii="Calibri" w:eastAsiaTheme="minorHAnsi" w:hAnsiTheme="minorHAnsi" w:cs="Calibri"/>
          <w:sz w:val="22"/>
        </w:rPr>
      </w:pPr>
      <w:r w:rsidRPr="006D591C">
        <w:rPr>
          <w:rFonts w:ascii="Calibri" w:eastAsiaTheme="minorHAnsi" w:hAnsiTheme="minorHAnsi" w:cs="Calibri"/>
          <w:sz w:val="22"/>
        </w:rPr>
        <w:t xml:space="preserve">Zuo, R. (2020). Geodata Science-Based Mineral Prospectivity Mapping: A Review. </w:t>
      </w:r>
      <w:r w:rsidRPr="006D591C">
        <w:rPr>
          <w:rFonts w:ascii="Calibri" w:eastAsiaTheme="minorHAnsi" w:hAnsiTheme="minorHAnsi" w:cs="Calibri"/>
          <w:i/>
          <w:iCs/>
          <w:sz w:val="22"/>
        </w:rPr>
        <w:t>Natural Resources Research</w:t>
      </w:r>
      <w:r w:rsidRPr="006D591C">
        <w:rPr>
          <w:rFonts w:ascii="Calibri" w:eastAsiaTheme="minorHAnsi" w:hAnsiTheme="minorHAnsi" w:cs="Calibri"/>
          <w:sz w:val="22"/>
        </w:rPr>
        <w:t xml:space="preserve">, </w:t>
      </w:r>
      <w:r w:rsidRPr="006D591C">
        <w:rPr>
          <w:rFonts w:ascii="Calibri" w:eastAsiaTheme="minorHAnsi" w:hAnsiTheme="minorHAnsi" w:cs="Calibri"/>
          <w:i/>
          <w:iCs/>
          <w:sz w:val="22"/>
        </w:rPr>
        <w:t>29</w:t>
      </w:r>
      <w:r w:rsidRPr="006D591C">
        <w:rPr>
          <w:rFonts w:ascii="Calibri" w:eastAsiaTheme="minorHAnsi" w:hAnsiTheme="minorHAnsi" w:cs="Calibri"/>
          <w:sz w:val="22"/>
        </w:rPr>
        <w:t>(6), 3415–3424. https://doi.org/10.1007/s11053-020-09700-9</w:t>
      </w:r>
    </w:p>
    <w:p w14:paraId="16CBFBC2" w14:textId="1575A616" w:rsidR="00CA765B" w:rsidRPr="00A9426F" w:rsidRDefault="00CA765B" w:rsidP="0056426F">
      <w:pPr>
        <w:pStyle w:val="Bibliography"/>
        <w:rPr>
          <w:rFonts w:asciiTheme="minorHAnsi" w:hAnsiTheme="minorHAnsi" w:cstheme="minorHAnsi"/>
          <w:sz w:val="22"/>
          <w:szCs w:val="22"/>
        </w:rPr>
        <w:sectPr w:rsidR="00CA765B" w:rsidRPr="00A9426F" w:rsidSect="00CA765B">
          <w:type w:val="continuous"/>
          <w:pgSz w:w="12240" w:h="15840"/>
          <w:pgMar w:top="1440" w:right="1440" w:bottom="1440" w:left="1440" w:header="720" w:footer="720" w:gutter="0"/>
          <w:cols w:num="2" w:space="720"/>
          <w:docGrid w:linePitch="360"/>
        </w:sectPr>
      </w:pPr>
      <w:r w:rsidRPr="00A9426F">
        <w:rPr>
          <w:rFonts w:asciiTheme="minorHAnsi" w:hAnsiTheme="minorHAnsi" w:cstheme="minorHAnsi"/>
          <w:sz w:val="22"/>
          <w:szCs w:val="22"/>
        </w:rPr>
        <w:fldChar w:fldCharType="end"/>
      </w:r>
    </w:p>
    <w:p w14:paraId="75B794E3" w14:textId="77777777" w:rsidR="002E0DA2" w:rsidRPr="00A9426F" w:rsidRDefault="002E0DA2" w:rsidP="00650561">
      <w:pPr>
        <w:spacing w:line="276" w:lineRule="auto"/>
        <w:jc w:val="both"/>
        <w:rPr>
          <w:rFonts w:asciiTheme="minorHAnsi" w:hAnsiTheme="minorHAnsi" w:cstheme="minorHAnsi"/>
          <w:sz w:val="22"/>
          <w:szCs w:val="22"/>
        </w:rPr>
      </w:pPr>
    </w:p>
    <w:sectPr w:rsidR="002E0DA2" w:rsidRPr="00A9426F" w:rsidSect="005573E9">
      <w:type w:val="continuous"/>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Jef Karel Caers" w:date="2026-04-27T10:04:00Z" w:initials="JC">
    <w:p w14:paraId="39CBA007" w14:textId="77777777" w:rsidR="001232A5" w:rsidRDefault="001232A5" w:rsidP="00D50137">
      <w:pPr>
        <w:pStyle w:val="CommentText"/>
      </w:pPr>
      <w:r>
        <w:rPr>
          <w:rStyle w:val="CommentReference"/>
        </w:rPr>
        <w:annotationRef/>
      </w:r>
      <w:r>
        <w:t>It is a nicely written, but too long and lack focus on what matters. I would reduce it by a third, offer only criticism on things that matter for you. Right now you expose yourself to getting the paper rejected because people don’t agree with the introduction. Reduce that risk</w:t>
      </w:r>
    </w:p>
  </w:comment>
  <w:comment w:id="10" w:author="Jef Karel Caers" w:date="2026-05-15T06:26:00Z" w:initials="JC">
    <w:p w14:paraId="4AEDFAC5" w14:textId="77777777" w:rsidR="00015E9E" w:rsidRDefault="00015E9E" w:rsidP="00015E9E">
      <w:pPr>
        <w:pStyle w:val="CommentText"/>
      </w:pPr>
      <w:r>
        <w:rPr>
          <w:rStyle w:val="CommentReference"/>
        </w:rPr>
        <w:annotationRef/>
      </w:r>
      <w:r>
        <w:t>Why so small?</w:t>
      </w:r>
    </w:p>
  </w:comment>
  <w:comment w:id="11" w:author="Sofia Mantilla Salas" w:date="2026-04-08T14:24:00Z" w:initials="SM">
    <w:p w14:paraId="3BE82BBF" w14:textId="77777777" w:rsidR="00CB5E37" w:rsidRDefault="00CB5E37" w:rsidP="00CB5E37">
      <w:r>
        <w:rPr>
          <w:rStyle w:val="CommentReference"/>
        </w:rPr>
        <w:annotationRef/>
      </w:r>
      <w:r>
        <w:rPr>
          <w:rFonts w:asciiTheme="minorHAnsi" w:eastAsiaTheme="minorHAnsi" w:hAnsiTheme="minorHAnsi" w:cstheme="minorBidi"/>
          <w:kern w:val="2"/>
          <w:sz w:val="20"/>
          <w:szCs w:val="20"/>
          <w14:ligatures w14:val="standardContextual"/>
        </w:rPr>
        <w:t>Due to the Equator</w:t>
      </w:r>
    </w:p>
    <w:p w14:paraId="0D8C8D4D" w14:textId="77777777" w:rsidR="00CB5E37" w:rsidRDefault="00CB5E37" w:rsidP="00CB5E37"/>
  </w:comment>
  <w:comment w:id="12" w:author="Sofia Mantilla Salas" w:date="2026-04-08T15:09:00Z" w:initials="SM">
    <w:p w14:paraId="79ECC918" w14:textId="77777777" w:rsidR="005E6644" w:rsidRDefault="005E6644" w:rsidP="005E6644">
      <w:r>
        <w:rPr>
          <w:rStyle w:val="CommentReference"/>
        </w:rPr>
        <w:annotationRef/>
      </w:r>
      <w:r>
        <w:rPr>
          <w:rFonts w:asciiTheme="minorHAnsi" w:eastAsiaTheme="minorHAnsi" w:hAnsiTheme="minorHAnsi" w:cstheme="minorBidi"/>
          <w:kern w:val="2"/>
          <w:sz w:val="20"/>
          <w:szCs w:val="20"/>
          <w14:ligatures w14:val="standardContextual"/>
        </w:rPr>
        <w:t>Magnetite</w:t>
      </w:r>
    </w:p>
  </w:comment>
  <w:comment w:id="14" w:author="Jef Karel Caers" w:date="2026-05-15T06:29:00Z" w:initials="JC">
    <w:p w14:paraId="34497E60" w14:textId="77777777" w:rsidR="003D71C2" w:rsidRDefault="003D71C2" w:rsidP="003D71C2">
      <w:pPr>
        <w:pStyle w:val="CommentText"/>
      </w:pPr>
      <w:r>
        <w:rPr>
          <w:rStyle w:val="CommentReference"/>
        </w:rPr>
        <w:annotationRef/>
      </w:r>
      <w:r>
        <w:t>Doesn’t belong here. You just need to say that you put a window on top of each known deposit and these are the windows</w:t>
      </w:r>
    </w:p>
  </w:comment>
  <w:comment w:id="13" w:author="Jef Karel Caers" w:date="2026-05-15T06:28:00Z" w:initials="JC">
    <w:p w14:paraId="2ECF9471" w14:textId="77777777" w:rsidR="004E7E48" w:rsidRDefault="004E7E48" w:rsidP="004E7E48">
      <w:pPr>
        <w:pStyle w:val="CommentText"/>
      </w:pPr>
      <w:r>
        <w:rPr>
          <w:rStyle w:val="CommentReference"/>
        </w:rPr>
        <w:annotationRef/>
      </w:r>
      <w:r>
        <w:t>This is the method, not the case study, so doesn’t belong here</w:t>
      </w:r>
    </w:p>
  </w:comment>
  <w:comment w:id="15" w:author="Sofia Mantilla Salas" w:date="2026-03-11T12:16:00Z" w:initials="SM">
    <w:p w14:paraId="28D485B7" w14:textId="77777777" w:rsidR="00464509" w:rsidRDefault="00464509" w:rsidP="00464509">
      <w:r>
        <w:rPr>
          <w:rStyle w:val="CommentReference"/>
        </w:rPr>
        <w:annotationRef/>
      </w:r>
      <w:r>
        <w:rPr>
          <w:rFonts w:asciiTheme="minorHAnsi" w:eastAsiaTheme="minorHAnsi" w:hAnsiTheme="minorHAnsi" w:cstheme="minorBidi"/>
          <w:kern w:val="2"/>
          <w:sz w:val="20"/>
          <w:szCs w:val="20"/>
          <w14:ligatures w14:val="standardContextual"/>
        </w:rPr>
        <w:t>Look for exact name of deposits</w:t>
      </w:r>
    </w:p>
  </w:comment>
  <w:comment w:id="17" w:author="Sofia Mantilla Salas" w:date="2026-04-08T14:26:00Z" w:initials="SM">
    <w:p w14:paraId="26258308" w14:textId="77777777" w:rsidR="003363B3" w:rsidRDefault="003363B3" w:rsidP="003363B3">
      <w:r>
        <w:rPr>
          <w:rStyle w:val="CommentReference"/>
        </w:rPr>
        <w:annotationRef/>
      </w:r>
      <w:r>
        <w:rPr>
          <w:rFonts w:asciiTheme="minorHAnsi" w:eastAsiaTheme="minorHAnsi" w:hAnsiTheme="minorHAnsi" w:cstheme="minorBidi"/>
          <w:kern w:val="2"/>
          <w:sz w:val="20"/>
          <w:szCs w:val="20"/>
          <w14:ligatures w14:val="standardContextual"/>
        </w:rPr>
        <w:t>why not K and Th?</w:t>
      </w:r>
    </w:p>
  </w:comment>
  <w:comment w:id="19" w:author="Jef Karel Caers" w:date="2026-05-15T06:41:00Z" w:initials="JC">
    <w:p w14:paraId="345D9AC3" w14:textId="77777777" w:rsidR="00A874BB" w:rsidRDefault="00A874BB" w:rsidP="00A874BB">
      <w:pPr>
        <w:pStyle w:val="CommentText"/>
      </w:pPr>
      <w:r>
        <w:rPr>
          <w:rStyle w:val="CommentReference"/>
        </w:rPr>
        <w:annotationRef/>
      </w:r>
      <w:r>
        <w:t>But figure 3 appears after figure 4, and doesn’t refer to a real case</w:t>
      </w:r>
    </w:p>
  </w:comment>
  <w:comment w:id="20" w:author="Jef Karel Caers" w:date="2026-05-15T06:41:00Z" w:initials="JC">
    <w:p w14:paraId="2FE5E8F8" w14:textId="77777777" w:rsidR="00A874BB" w:rsidRDefault="00A874BB" w:rsidP="00A874BB">
      <w:pPr>
        <w:pStyle w:val="CommentText"/>
      </w:pPr>
      <w:r>
        <w:rPr>
          <w:rStyle w:val="CommentReference"/>
        </w:rPr>
        <w:annotationRef/>
      </w:r>
      <w:r>
        <w:t>That’s figure 3</w:t>
      </w:r>
    </w:p>
  </w:comment>
  <w:comment w:id="21" w:author="Jef Karel Caers" w:date="2026-05-15T06:37:00Z" w:initials="JC">
    <w:p w14:paraId="0DAE9AB3" w14:textId="77777777" w:rsidR="00E034CA" w:rsidRDefault="00E034CA" w:rsidP="00E034CA">
      <w:pPr>
        <w:pStyle w:val="CommentText"/>
      </w:pPr>
      <w:r>
        <w:rPr>
          <w:rStyle w:val="CommentReference"/>
        </w:rPr>
        <w:annotationRef/>
      </w:r>
      <w:r>
        <w:t>Cn’t read mini-fonts, lso I think you should use a real case for this figure</w:t>
      </w:r>
    </w:p>
  </w:comment>
  <w:comment w:id="24" w:author="Jef Karel Caers" w:date="2026-05-15T06:38:00Z" w:initials="JC">
    <w:p w14:paraId="28085FC7" w14:textId="77777777" w:rsidR="00B521E7" w:rsidRDefault="00B521E7" w:rsidP="00B521E7">
      <w:pPr>
        <w:pStyle w:val="CommentText"/>
      </w:pPr>
      <w:r>
        <w:rPr>
          <w:rStyle w:val="CommentReference"/>
        </w:rPr>
        <w:annotationRef/>
      </w:r>
      <w:r>
        <w:t>Avoid starting sentence like this “Because …” , “To ….” “In order to…”</w:t>
      </w:r>
    </w:p>
  </w:comment>
  <w:comment w:id="25" w:author="Jef Karel Caers" w:date="2026-05-15T06:38:00Z" w:initials="JC">
    <w:p w14:paraId="1E2DDE0D" w14:textId="77777777" w:rsidR="003B0D8D" w:rsidRDefault="003B0D8D" w:rsidP="003B0D8D">
      <w:pPr>
        <w:pStyle w:val="CommentText"/>
      </w:pPr>
      <w:r>
        <w:rPr>
          <w:rStyle w:val="CommentReference"/>
        </w:rPr>
        <w:annotationRef/>
      </w:r>
      <w:r>
        <w:t>We are not comparing the “known depsoit” with “the rest of”</w:t>
      </w:r>
    </w:p>
  </w:comment>
  <w:comment w:id="26" w:author="Jef Karel Caers" w:date="2026-05-15T06:39:00Z" w:initials="JC">
    <w:p w14:paraId="3BB3667D" w14:textId="77777777" w:rsidR="003B0D8D" w:rsidRDefault="003B0D8D" w:rsidP="003B0D8D">
      <w:pPr>
        <w:pStyle w:val="CommentText"/>
      </w:pPr>
      <w:r>
        <w:rPr>
          <w:rStyle w:val="CommentReference"/>
        </w:rPr>
        <w:annotationRef/>
      </w:r>
      <w:r>
        <w:t>New comncept</w:t>
      </w:r>
    </w:p>
  </w:comment>
  <w:comment w:id="27" w:author="Jef Karel Caers" w:date="2026-05-15T06:39:00Z" w:initials="JC">
    <w:p w14:paraId="235345BD" w14:textId="77777777" w:rsidR="00C97439" w:rsidRDefault="00C97439" w:rsidP="00C97439">
      <w:pPr>
        <w:pStyle w:val="CommentText"/>
      </w:pPr>
      <w:r>
        <w:rPr>
          <w:rStyle w:val="CommentReference"/>
        </w:rPr>
        <w:annotationRef/>
      </w:r>
      <w:r>
        <w:t>It’s the opposite, you sue the geometry of the depsoit to chose a window size</w:t>
      </w:r>
    </w:p>
  </w:comment>
  <w:comment w:id="23" w:author="Jef Karel Caers" w:date="2026-05-15T06:40:00Z" w:initials="JC">
    <w:p w14:paraId="3600F5B1" w14:textId="77777777" w:rsidR="009F729D" w:rsidRDefault="009F729D" w:rsidP="009F729D">
      <w:pPr>
        <w:pStyle w:val="CommentText"/>
      </w:pPr>
      <w:r>
        <w:rPr>
          <w:rStyle w:val="CommentReference"/>
        </w:rPr>
        <w:annotationRef/>
      </w:r>
      <w:r>
        <w:t>The only thing  you need to say is that the wndow size depends on the orebody geometry; but your write 5 lines to say it</w:t>
      </w:r>
    </w:p>
  </w:comment>
  <w:comment w:id="30" w:author="Jef Karel Caers" w:date="2026-04-27T10:10:00Z" w:initials="JC">
    <w:p w14:paraId="168CB39E" w14:textId="77777777" w:rsidR="00AF252F" w:rsidRDefault="00AF252F" w:rsidP="00BC7292">
      <w:pPr>
        <w:pStyle w:val="CommentText"/>
      </w:pPr>
      <w:r>
        <w:rPr>
          <w:rStyle w:val="CommentReference"/>
        </w:rPr>
        <w:annotationRef/>
      </w:r>
      <w:r>
        <w:t>Caption not under figure</w:t>
      </w:r>
    </w:p>
  </w:comment>
  <w:comment w:id="36" w:author="Sofia Mantilla Salas" w:date="2026-03-17T14:53:00Z" w:initials="SM">
    <w:p w14:paraId="0B6D7F56" w14:textId="77777777" w:rsidR="0012574A" w:rsidRDefault="0012574A" w:rsidP="0059234C">
      <w:r>
        <w:rPr>
          <w:rStyle w:val="CommentReference"/>
        </w:rPr>
        <w:annotationRef/>
      </w:r>
      <w:r>
        <w:rPr>
          <w:rFonts w:asciiTheme="minorHAnsi" w:eastAsiaTheme="minorHAnsi" w:hAnsiTheme="minorHAnsi" w:cstheme="minorBidi"/>
          <w:kern w:val="2"/>
          <w:sz w:val="20"/>
          <w:szCs w:val="20"/>
          <w14:ligatures w14:val="standardContextual"/>
        </w:rPr>
        <w:t>m --&gt; k</w:t>
      </w:r>
    </w:p>
  </w:comment>
  <w:comment w:id="37" w:author="Jef Karel Caers" w:date="2026-04-27T10:14:00Z" w:initials="JC">
    <w:p w14:paraId="44D6CBA7" w14:textId="77777777" w:rsidR="00644BC1" w:rsidRDefault="00644BC1" w:rsidP="004577D2">
      <w:pPr>
        <w:pStyle w:val="CommentText"/>
      </w:pPr>
      <w:r>
        <w:rPr>
          <w:rStyle w:val="CommentReference"/>
        </w:rPr>
        <w:annotationRef/>
      </w:r>
      <w:r>
        <w:t>Text should not align with figures</w:t>
      </w:r>
    </w:p>
  </w:comment>
  <w:comment w:id="40" w:author="Sofia Mantilla Salas" w:date="2026-03-17T14:54:00Z" w:initials="SM">
    <w:p w14:paraId="705B7304" w14:textId="77777777" w:rsidR="00F90B20" w:rsidRDefault="00F90B20" w:rsidP="003D08F6">
      <w:r>
        <w:rPr>
          <w:rStyle w:val="CommentReference"/>
        </w:rPr>
        <w:annotationRef/>
      </w:r>
      <w:r>
        <w:rPr>
          <w:rFonts w:asciiTheme="minorHAnsi" w:eastAsiaTheme="minorHAnsi" w:hAnsiTheme="minorHAnsi" w:cstheme="minorBidi"/>
          <w:kern w:val="2"/>
          <w:sz w:val="20"/>
          <w:szCs w:val="20"/>
          <w14:ligatures w14:val="standardContextual"/>
        </w:rPr>
        <w:t>add edge to circles</w:t>
      </w:r>
    </w:p>
  </w:comment>
  <w:comment w:id="48" w:author="Sofia Mantilla Salas" w:date="2026-03-17T14:55:00Z" w:initials="SM">
    <w:p w14:paraId="450733D4" w14:textId="77777777" w:rsidR="00843948" w:rsidRDefault="00843948" w:rsidP="00843948">
      <w:r>
        <w:rPr>
          <w:rStyle w:val="CommentReference"/>
        </w:rPr>
        <w:annotationRef/>
      </w:r>
      <w:r>
        <w:rPr>
          <w:rFonts w:asciiTheme="minorHAnsi" w:eastAsiaTheme="minorHAnsi" w:hAnsiTheme="minorHAnsi" w:cstheme="minorBidi"/>
          <w:kern w:val="2"/>
          <w:sz w:val="20"/>
          <w:szCs w:val="20"/>
          <w14:ligatures w14:val="standardContextual"/>
        </w:rPr>
        <w:t xml:space="preserve">add validation steps </w:t>
      </w:r>
    </w:p>
  </w:comment>
  <w:comment w:id="53" w:author="Jef Karel Caers" w:date="2026-04-27T10:17:00Z" w:initials="JC">
    <w:p w14:paraId="26E72F96" w14:textId="77777777" w:rsidR="00FB08F7" w:rsidRDefault="00FB08F7" w:rsidP="00FB08F7">
      <w:pPr>
        <w:pStyle w:val="CommentText"/>
      </w:pPr>
      <w:r>
        <w:rPr>
          <w:rStyle w:val="CommentReference"/>
        </w:rPr>
        <w:annotationRef/>
      </w:r>
      <w:r>
        <w:t>You’ll need a separate figure with the “known deposits”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CBA007" w15:done="1"/>
  <w15:commentEx w15:paraId="4AEDFAC5" w15:done="0"/>
  <w15:commentEx w15:paraId="0D8C8D4D" w15:done="0"/>
  <w15:commentEx w15:paraId="79ECC918" w15:paraIdParent="0D8C8D4D" w15:done="0"/>
  <w15:commentEx w15:paraId="34497E60" w15:done="0"/>
  <w15:commentEx w15:paraId="2ECF9471" w15:done="0"/>
  <w15:commentEx w15:paraId="28D485B7" w15:done="0"/>
  <w15:commentEx w15:paraId="26258308" w15:done="0"/>
  <w15:commentEx w15:paraId="345D9AC3" w15:done="0"/>
  <w15:commentEx w15:paraId="2FE5E8F8" w15:done="0"/>
  <w15:commentEx w15:paraId="0DAE9AB3" w15:done="0"/>
  <w15:commentEx w15:paraId="28085FC7" w15:done="0"/>
  <w15:commentEx w15:paraId="1E2DDE0D" w15:done="0"/>
  <w15:commentEx w15:paraId="3BB3667D" w15:done="0"/>
  <w15:commentEx w15:paraId="235345BD" w15:done="0"/>
  <w15:commentEx w15:paraId="3600F5B1" w15:done="0"/>
  <w15:commentEx w15:paraId="168CB39E" w15:done="1"/>
  <w15:commentEx w15:paraId="0B6D7F56" w15:done="1"/>
  <w15:commentEx w15:paraId="44D6CBA7" w15:done="1"/>
  <w15:commentEx w15:paraId="705B7304" w15:done="1"/>
  <w15:commentEx w15:paraId="450733D4" w15:done="1"/>
  <w15:commentEx w15:paraId="26E72F9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D69044" w16cex:dateUtc="2026-04-27T17:04:00Z"/>
  <w16cex:commentExtensible w16cex:durableId="6B9DA211" w16cex:dateUtc="2026-05-15T13:26:00Z"/>
  <w16cex:commentExtensible w16cex:durableId="24DF7D0E" w16cex:dateUtc="2026-04-08T21:24:00Z"/>
  <w16cex:commentExtensible w16cex:durableId="7DA966F5" w16cex:dateUtc="2026-04-08T22:09:00Z"/>
  <w16cex:commentExtensible w16cex:durableId="6132A974" w16cex:dateUtc="2026-05-15T13:29:00Z"/>
  <w16cex:commentExtensible w16cex:durableId="08A75D69" w16cex:dateUtc="2026-05-15T13:28:00Z"/>
  <w16cex:commentExtensible w16cex:durableId="522CD645" w16cex:dateUtc="2026-03-11T19:16:00Z"/>
  <w16cex:commentExtensible w16cex:durableId="4AD0C617" w16cex:dateUtc="2026-04-08T21:26:00Z"/>
  <w16cex:commentExtensible w16cex:durableId="6EB4B10A" w16cex:dateUtc="2026-05-15T13:41:00Z"/>
  <w16cex:commentExtensible w16cex:durableId="1F888996" w16cex:dateUtc="2026-05-15T13:41:00Z"/>
  <w16cex:commentExtensible w16cex:durableId="402E1FCC" w16cex:dateUtc="2026-05-15T13:37:00Z"/>
  <w16cex:commentExtensible w16cex:durableId="0D0E8BFF" w16cex:dateUtc="2026-05-15T13:38:00Z"/>
  <w16cex:commentExtensible w16cex:durableId="1A70EB9E" w16cex:dateUtc="2026-05-15T13:38:00Z"/>
  <w16cex:commentExtensible w16cex:durableId="0DCA3258" w16cex:dateUtc="2026-05-15T13:39:00Z"/>
  <w16cex:commentExtensible w16cex:durableId="18CFFE60" w16cex:dateUtc="2026-05-15T13:39:00Z"/>
  <w16cex:commentExtensible w16cex:durableId="254ADAE3" w16cex:dateUtc="2026-05-15T13:40:00Z"/>
  <w16cex:commentExtensible w16cex:durableId="088FFF76" w16cex:dateUtc="2026-04-27T17:10:00Z"/>
  <w16cex:commentExtensible w16cex:durableId="09C363E5" w16cex:dateUtc="2026-03-17T21:53:00Z"/>
  <w16cex:commentExtensible w16cex:durableId="10C8CA17" w16cex:dateUtc="2026-04-27T17:14:00Z"/>
  <w16cex:commentExtensible w16cex:durableId="36C8562D" w16cex:dateUtc="2026-03-17T21:54:00Z"/>
  <w16cex:commentExtensible w16cex:durableId="4810AC49" w16cex:dateUtc="2026-03-17T21:55:00Z"/>
  <w16cex:commentExtensible w16cex:durableId="5A38E2A8" w16cex:dateUtc="2026-04-27T1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CBA007" w16cid:durableId="05D69044"/>
  <w16cid:commentId w16cid:paraId="4AEDFAC5" w16cid:durableId="6B9DA211"/>
  <w16cid:commentId w16cid:paraId="0D8C8D4D" w16cid:durableId="24DF7D0E"/>
  <w16cid:commentId w16cid:paraId="79ECC918" w16cid:durableId="7DA966F5"/>
  <w16cid:commentId w16cid:paraId="34497E60" w16cid:durableId="6132A974"/>
  <w16cid:commentId w16cid:paraId="2ECF9471" w16cid:durableId="08A75D69"/>
  <w16cid:commentId w16cid:paraId="28D485B7" w16cid:durableId="522CD645"/>
  <w16cid:commentId w16cid:paraId="26258308" w16cid:durableId="4AD0C617"/>
  <w16cid:commentId w16cid:paraId="345D9AC3" w16cid:durableId="6EB4B10A"/>
  <w16cid:commentId w16cid:paraId="2FE5E8F8" w16cid:durableId="1F888996"/>
  <w16cid:commentId w16cid:paraId="0DAE9AB3" w16cid:durableId="402E1FCC"/>
  <w16cid:commentId w16cid:paraId="28085FC7" w16cid:durableId="0D0E8BFF"/>
  <w16cid:commentId w16cid:paraId="1E2DDE0D" w16cid:durableId="1A70EB9E"/>
  <w16cid:commentId w16cid:paraId="3BB3667D" w16cid:durableId="0DCA3258"/>
  <w16cid:commentId w16cid:paraId="235345BD" w16cid:durableId="18CFFE60"/>
  <w16cid:commentId w16cid:paraId="3600F5B1" w16cid:durableId="254ADAE3"/>
  <w16cid:commentId w16cid:paraId="168CB39E" w16cid:durableId="088FFF76"/>
  <w16cid:commentId w16cid:paraId="0B6D7F56" w16cid:durableId="09C363E5"/>
  <w16cid:commentId w16cid:paraId="44D6CBA7" w16cid:durableId="10C8CA17"/>
  <w16cid:commentId w16cid:paraId="705B7304" w16cid:durableId="36C8562D"/>
  <w16cid:commentId w16cid:paraId="450733D4" w16cid:durableId="4810AC49"/>
  <w16cid:commentId w16cid:paraId="26E72F96" w16cid:durableId="5A38E2A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FA6"/>
    <w:multiLevelType w:val="hybridMultilevel"/>
    <w:tmpl w:val="EF44AF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592EB5"/>
    <w:multiLevelType w:val="multilevel"/>
    <w:tmpl w:val="024C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E0C6F"/>
    <w:multiLevelType w:val="hybridMultilevel"/>
    <w:tmpl w:val="6A5E28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810114"/>
    <w:multiLevelType w:val="hybridMultilevel"/>
    <w:tmpl w:val="20B62E1A"/>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12FD2CC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3D050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C021CA9"/>
    <w:multiLevelType w:val="hybridMultilevel"/>
    <w:tmpl w:val="48404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31D4C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C6723C7"/>
    <w:multiLevelType w:val="hybridMultilevel"/>
    <w:tmpl w:val="8ADA42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FF0382E"/>
    <w:multiLevelType w:val="hybridMultilevel"/>
    <w:tmpl w:val="EE8ACA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29959B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4A14FBB"/>
    <w:multiLevelType w:val="hybridMultilevel"/>
    <w:tmpl w:val="E8489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C3692C"/>
    <w:multiLevelType w:val="hybridMultilevel"/>
    <w:tmpl w:val="F0187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E06025"/>
    <w:multiLevelType w:val="hybridMultilevel"/>
    <w:tmpl w:val="75E2EF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295DB2"/>
    <w:multiLevelType w:val="hybridMultilevel"/>
    <w:tmpl w:val="E1668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412D15"/>
    <w:multiLevelType w:val="hybridMultilevel"/>
    <w:tmpl w:val="7232646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489537CF"/>
    <w:multiLevelType w:val="hybridMultilevel"/>
    <w:tmpl w:val="973C6ACA"/>
    <w:lvl w:ilvl="0" w:tplc="10E0ACD8">
      <w:numFmt w:val="bullet"/>
      <w:lvlText w:val="-"/>
      <w:lvlJc w:val="left"/>
      <w:pPr>
        <w:ind w:left="720" w:hanging="360"/>
      </w:pPr>
      <w:rPr>
        <w:rFonts w:ascii="Calibri" w:eastAsiaTheme="majorEastAsia" w:hAnsi="Calibri" w:cs="Calibri" w:hint="default"/>
        <w:b/>
        <w:i/>
        <w:color w:val="2F5496"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7E01EC"/>
    <w:multiLevelType w:val="hybridMultilevel"/>
    <w:tmpl w:val="AD5E5E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1F0F89"/>
    <w:multiLevelType w:val="hybridMultilevel"/>
    <w:tmpl w:val="7B6C4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DC3E81"/>
    <w:multiLevelType w:val="hybridMultilevel"/>
    <w:tmpl w:val="7C9AA7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5166F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6716A4C"/>
    <w:multiLevelType w:val="hybridMultilevel"/>
    <w:tmpl w:val="637AC55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81A160D"/>
    <w:multiLevelType w:val="hybridMultilevel"/>
    <w:tmpl w:val="408E0E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B0E647F"/>
    <w:multiLevelType w:val="hybridMultilevel"/>
    <w:tmpl w:val="3BAE04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BA873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D2B07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DBF42C1"/>
    <w:multiLevelType w:val="hybridMultilevel"/>
    <w:tmpl w:val="3FF03B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F058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35F7B35"/>
    <w:multiLevelType w:val="hybridMultilevel"/>
    <w:tmpl w:val="F76A5CDE"/>
    <w:lvl w:ilvl="0" w:tplc="72E2E46E">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6F3514C"/>
    <w:multiLevelType w:val="hybridMultilevel"/>
    <w:tmpl w:val="42807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6B0E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95D6D44"/>
    <w:multiLevelType w:val="hybridMultilevel"/>
    <w:tmpl w:val="4022CD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CB06985"/>
    <w:multiLevelType w:val="hybridMultilevel"/>
    <w:tmpl w:val="A5867EE8"/>
    <w:lvl w:ilvl="0" w:tplc="04090001">
      <w:start w:val="1"/>
      <w:numFmt w:val="bullet"/>
      <w:lvlText w:val=""/>
      <w:lvlJc w:val="left"/>
      <w:pPr>
        <w:ind w:left="779" w:hanging="360"/>
      </w:pPr>
      <w:rPr>
        <w:rFonts w:ascii="Symbol" w:hAnsi="Symbol" w:hint="default"/>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33" w15:restartNumberingAfterBreak="0">
    <w:nsid w:val="74C32C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6810198"/>
    <w:multiLevelType w:val="hybridMultilevel"/>
    <w:tmpl w:val="5882F7C0"/>
    <w:lvl w:ilvl="0" w:tplc="10E0ACD8">
      <w:numFmt w:val="bullet"/>
      <w:lvlText w:val="-"/>
      <w:lvlJc w:val="left"/>
      <w:pPr>
        <w:ind w:left="720" w:hanging="360"/>
      </w:pPr>
      <w:rPr>
        <w:rFonts w:ascii="Calibri" w:eastAsiaTheme="majorEastAsia" w:hAnsi="Calibri" w:cs="Calibri" w:hint="default"/>
        <w:b/>
        <w:i/>
        <w:color w:val="2F5496"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2F3D01"/>
    <w:multiLevelType w:val="hybridMultilevel"/>
    <w:tmpl w:val="31CA7B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CB926C8"/>
    <w:multiLevelType w:val="multilevel"/>
    <w:tmpl w:val="048E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847642">
    <w:abstractNumId w:val="32"/>
  </w:num>
  <w:num w:numId="2" w16cid:durableId="1865089862">
    <w:abstractNumId w:val="13"/>
  </w:num>
  <w:num w:numId="3" w16cid:durableId="1877891532">
    <w:abstractNumId w:val="9"/>
  </w:num>
  <w:num w:numId="4" w16cid:durableId="1077745310">
    <w:abstractNumId w:val="26"/>
  </w:num>
  <w:num w:numId="5" w16cid:durableId="913203465">
    <w:abstractNumId w:val="33"/>
  </w:num>
  <w:num w:numId="6" w16cid:durableId="710810927">
    <w:abstractNumId w:val="20"/>
  </w:num>
  <w:num w:numId="7" w16cid:durableId="1088769100">
    <w:abstractNumId w:val="10"/>
  </w:num>
  <w:num w:numId="8" w16cid:durableId="550384437">
    <w:abstractNumId w:val="7"/>
  </w:num>
  <w:num w:numId="9" w16cid:durableId="1632664520">
    <w:abstractNumId w:val="30"/>
  </w:num>
  <w:num w:numId="10" w16cid:durableId="64764680">
    <w:abstractNumId w:val="27"/>
  </w:num>
  <w:num w:numId="11" w16cid:durableId="637345860">
    <w:abstractNumId w:val="5"/>
  </w:num>
  <w:num w:numId="12" w16cid:durableId="784620558">
    <w:abstractNumId w:val="25"/>
  </w:num>
  <w:num w:numId="13" w16cid:durableId="277568665">
    <w:abstractNumId w:val="11"/>
  </w:num>
  <w:num w:numId="14" w16cid:durableId="582028771">
    <w:abstractNumId w:val="29"/>
  </w:num>
  <w:num w:numId="15" w16cid:durableId="1872108266">
    <w:abstractNumId w:val="14"/>
  </w:num>
  <w:num w:numId="16" w16cid:durableId="89276276">
    <w:abstractNumId w:val="4"/>
  </w:num>
  <w:num w:numId="17" w16cid:durableId="2091807779">
    <w:abstractNumId w:val="15"/>
  </w:num>
  <w:num w:numId="18" w16cid:durableId="1466584002">
    <w:abstractNumId w:val="3"/>
  </w:num>
  <w:num w:numId="19" w16cid:durableId="365259114">
    <w:abstractNumId w:val="24"/>
  </w:num>
  <w:num w:numId="20" w16cid:durableId="922446186">
    <w:abstractNumId w:val="21"/>
  </w:num>
  <w:num w:numId="21" w16cid:durableId="2094933735">
    <w:abstractNumId w:val="6"/>
  </w:num>
  <w:num w:numId="22" w16cid:durableId="1207639707">
    <w:abstractNumId w:val="22"/>
  </w:num>
  <w:num w:numId="23" w16cid:durableId="351995466">
    <w:abstractNumId w:val="31"/>
  </w:num>
  <w:num w:numId="24" w16cid:durableId="312416088">
    <w:abstractNumId w:val="12"/>
  </w:num>
  <w:num w:numId="25" w16cid:durableId="1850829054">
    <w:abstractNumId w:val="8"/>
  </w:num>
  <w:num w:numId="26" w16cid:durableId="436681900">
    <w:abstractNumId w:val="19"/>
  </w:num>
  <w:num w:numId="27" w16cid:durableId="331613700">
    <w:abstractNumId w:val="2"/>
  </w:num>
  <w:num w:numId="28" w16cid:durableId="620576841">
    <w:abstractNumId w:val="35"/>
  </w:num>
  <w:num w:numId="29" w16cid:durableId="947738315">
    <w:abstractNumId w:val="0"/>
  </w:num>
  <w:num w:numId="30" w16cid:durableId="1473787632">
    <w:abstractNumId w:val="18"/>
  </w:num>
  <w:num w:numId="31" w16cid:durableId="2005083887">
    <w:abstractNumId w:val="23"/>
  </w:num>
  <w:num w:numId="32" w16cid:durableId="540484791">
    <w:abstractNumId w:val="1"/>
  </w:num>
  <w:num w:numId="33" w16cid:durableId="1942686703">
    <w:abstractNumId w:val="36"/>
  </w:num>
  <w:num w:numId="34" w16cid:durableId="1487866845">
    <w:abstractNumId w:val="17"/>
  </w:num>
  <w:num w:numId="35" w16cid:durableId="1569803740">
    <w:abstractNumId w:val="28"/>
  </w:num>
  <w:num w:numId="36" w16cid:durableId="2039428286">
    <w:abstractNumId w:val="34"/>
  </w:num>
  <w:num w:numId="37" w16cid:durableId="1366444939">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fia Mantilla Salas">
    <w15:presenceInfo w15:providerId="AD" w15:userId="S::sofiams@stanford.edu::01b9765d-61fe-4940-8d5a-dd2baab2973e"/>
  </w15:person>
  <w15:person w15:author="Jef Karel Caers">
    <w15:presenceInfo w15:providerId="AD" w15:userId="S::jcaers@stanford.edu::8570a0a0-8edb-46f6-bee0-6d3e8c0d4f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29"/>
    <w:rsid w:val="00000984"/>
    <w:rsid w:val="00001B7E"/>
    <w:rsid w:val="00002C4C"/>
    <w:rsid w:val="000056F3"/>
    <w:rsid w:val="00007327"/>
    <w:rsid w:val="00010F61"/>
    <w:rsid w:val="00011676"/>
    <w:rsid w:val="000118C4"/>
    <w:rsid w:val="00012062"/>
    <w:rsid w:val="00012BB5"/>
    <w:rsid w:val="00015E9E"/>
    <w:rsid w:val="0001667E"/>
    <w:rsid w:val="00016C8C"/>
    <w:rsid w:val="00017C2F"/>
    <w:rsid w:val="00020DA5"/>
    <w:rsid w:val="00020F2F"/>
    <w:rsid w:val="0002136E"/>
    <w:rsid w:val="00021901"/>
    <w:rsid w:val="0002244F"/>
    <w:rsid w:val="00022AEC"/>
    <w:rsid w:val="00022E64"/>
    <w:rsid w:val="000231AF"/>
    <w:rsid w:val="0002333D"/>
    <w:rsid w:val="00023937"/>
    <w:rsid w:val="00023C7A"/>
    <w:rsid w:val="0002505B"/>
    <w:rsid w:val="00025151"/>
    <w:rsid w:val="0002626E"/>
    <w:rsid w:val="00027EE6"/>
    <w:rsid w:val="000300B0"/>
    <w:rsid w:val="00032976"/>
    <w:rsid w:val="00033A69"/>
    <w:rsid w:val="0003400D"/>
    <w:rsid w:val="000341A1"/>
    <w:rsid w:val="0003423A"/>
    <w:rsid w:val="00034284"/>
    <w:rsid w:val="0003739A"/>
    <w:rsid w:val="00041917"/>
    <w:rsid w:val="00041D00"/>
    <w:rsid w:val="000429BB"/>
    <w:rsid w:val="00042DC4"/>
    <w:rsid w:val="00042E91"/>
    <w:rsid w:val="00043A14"/>
    <w:rsid w:val="00046171"/>
    <w:rsid w:val="000461FC"/>
    <w:rsid w:val="00046CA8"/>
    <w:rsid w:val="00046E08"/>
    <w:rsid w:val="00050E3B"/>
    <w:rsid w:val="00051222"/>
    <w:rsid w:val="00051E3D"/>
    <w:rsid w:val="000528A3"/>
    <w:rsid w:val="0005368E"/>
    <w:rsid w:val="00053B6A"/>
    <w:rsid w:val="00053CB1"/>
    <w:rsid w:val="00055253"/>
    <w:rsid w:val="00056D48"/>
    <w:rsid w:val="000579A5"/>
    <w:rsid w:val="00062569"/>
    <w:rsid w:val="00062AA1"/>
    <w:rsid w:val="00063500"/>
    <w:rsid w:val="00063651"/>
    <w:rsid w:val="00063BC2"/>
    <w:rsid w:val="0006408A"/>
    <w:rsid w:val="00065638"/>
    <w:rsid w:val="00065A7B"/>
    <w:rsid w:val="00066CC0"/>
    <w:rsid w:val="00067229"/>
    <w:rsid w:val="0007020D"/>
    <w:rsid w:val="0007080D"/>
    <w:rsid w:val="000709BC"/>
    <w:rsid w:val="000714EB"/>
    <w:rsid w:val="00071625"/>
    <w:rsid w:val="000717C6"/>
    <w:rsid w:val="000718A1"/>
    <w:rsid w:val="000719F9"/>
    <w:rsid w:val="00071A0A"/>
    <w:rsid w:val="00072009"/>
    <w:rsid w:val="000727AE"/>
    <w:rsid w:val="000751BE"/>
    <w:rsid w:val="00075FF9"/>
    <w:rsid w:val="00076D29"/>
    <w:rsid w:val="00077967"/>
    <w:rsid w:val="00077B90"/>
    <w:rsid w:val="00081DEF"/>
    <w:rsid w:val="00082009"/>
    <w:rsid w:val="0008275D"/>
    <w:rsid w:val="0008337A"/>
    <w:rsid w:val="00083C70"/>
    <w:rsid w:val="0008453D"/>
    <w:rsid w:val="000862EC"/>
    <w:rsid w:val="0008639B"/>
    <w:rsid w:val="000876F1"/>
    <w:rsid w:val="000901D5"/>
    <w:rsid w:val="00091839"/>
    <w:rsid w:val="0009475D"/>
    <w:rsid w:val="00095AA5"/>
    <w:rsid w:val="00095C5B"/>
    <w:rsid w:val="000964A8"/>
    <w:rsid w:val="00097EEF"/>
    <w:rsid w:val="000A0E08"/>
    <w:rsid w:val="000A2228"/>
    <w:rsid w:val="000A2B99"/>
    <w:rsid w:val="000A4CD6"/>
    <w:rsid w:val="000A611F"/>
    <w:rsid w:val="000A614E"/>
    <w:rsid w:val="000A76BF"/>
    <w:rsid w:val="000B0CA2"/>
    <w:rsid w:val="000B1134"/>
    <w:rsid w:val="000B13EB"/>
    <w:rsid w:val="000B22C5"/>
    <w:rsid w:val="000B3823"/>
    <w:rsid w:val="000B410E"/>
    <w:rsid w:val="000B4C35"/>
    <w:rsid w:val="000B551D"/>
    <w:rsid w:val="000B5F1A"/>
    <w:rsid w:val="000B6291"/>
    <w:rsid w:val="000B742C"/>
    <w:rsid w:val="000B784A"/>
    <w:rsid w:val="000B78E0"/>
    <w:rsid w:val="000C05B5"/>
    <w:rsid w:val="000C0F69"/>
    <w:rsid w:val="000C1F33"/>
    <w:rsid w:val="000C2485"/>
    <w:rsid w:val="000C2E02"/>
    <w:rsid w:val="000C368D"/>
    <w:rsid w:val="000C3A08"/>
    <w:rsid w:val="000C4C00"/>
    <w:rsid w:val="000D0899"/>
    <w:rsid w:val="000D0C5D"/>
    <w:rsid w:val="000D0C6F"/>
    <w:rsid w:val="000D14F2"/>
    <w:rsid w:val="000D2139"/>
    <w:rsid w:val="000D2290"/>
    <w:rsid w:val="000D48A5"/>
    <w:rsid w:val="000D6DD7"/>
    <w:rsid w:val="000E00BE"/>
    <w:rsid w:val="000E14E7"/>
    <w:rsid w:val="000E3A49"/>
    <w:rsid w:val="000E529E"/>
    <w:rsid w:val="000E5D69"/>
    <w:rsid w:val="000E7BB6"/>
    <w:rsid w:val="000F092D"/>
    <w:rsid w:val="000F1C42"/>
    <w:rsid w:val="000F202B"/>
    <w:rsid w:val="000F27BB"/>
    <w:rsid w:val="000F27DB"/>
    <w:rsid w:val="000F27E7"/>
    <w:rsid w:val="000F3765"/>
    <w:rsid w:val="000F3CB8"/>
    <w:rsid w:val="000F6FD5"/>
    <w:rsid w:val="000F7611"/>
    <w:rsid w:val="00102A13"/>
    <w:rsid w:val="00102B34"/>
    <w:rsid w:val="00103323"/>
    <w:rsid w:val="001055A1"/>
    <w:rsid w:val="00105EC2"/>
    <w:rsid w:val="0011172E"/>
    <w:rsid w:val="001119A0"/>
    <w:rsid w:val="001119B0"/>
    <w:rsid w:val="00111AA7"/>
    <w:rsid w:val="00112612"/>
    <w:rsid w:val="001129C7"/>
    <w:rsid w:val="00113449"/>
    <w:rsid w:val="001135B5"/>
    <w:rsid w:val="00113F4A"/>
    <w:rsid w:val="00114DED"/>
    <w:rsid w:val="0011571A"/>
    <w:rsid w:val="001160E4"/>
    <w:rsid w:val="00116F4E"/>
    <w:rsid w:val="001224E2"/>
    <w:rsid w:val="001232A5"/>
    <w:rsid w:val="0012455E"/>
    <w:rsid w:val="0012574A"/>
    <w:rsid w:val="00125C22"/>
    <w:rsid w:val="001266CE"/>
    <w:rsid w:val="001273F6"/>
    <w:rsid w:val="00127F28"/>
    <w:rsid w:val="00130694"/>
    <w:rsid w:val="001325CA"/>
    <w:rsid w:val="00136F5B"/>
    <w:rsid w:val="0013749A"/>
    <w:rsid w:val="00137AA2"/>
    <w:rsid w:val="00140937"/>
    <w:rsid w:val="00140E3F"/>
    <w:rsid w:val="001413F3"/>
    <w:rsid w:val="001415AA"/>
    <w:rsid w:val="00142B3F"/>
    <w:rsid w:val="001451C5"/>
    <w:rsid w:val="00145769"/>
    <w:rsid w:val="00146BE5"/>
    <w:rsid w:val="001471AB"/>
    <w:rsid w:val="00147A37"/>
    <w:rsid w:val="00147F5D"/>
    <w:rsid w:val="001503FC"/>
    <w:rsid w:val="001504AA"/>
    <w:rsid w:val="0015098F"/>
    <w:rsid w:val="00150A1A"/>
    <w:rsid w:val="00151159"/>
    <w:rsid w:val="001511B9"/>
    <w:rsid w:val="0015266B"/>
    <w:rsid w:val="00152DEC"/>
    <w:rsid w:val="00155904"/>
    <w:rsid w:val="00155E7E"/>
    <w:rsid w:val="00156182"/>
    <w:rsid w:val="00156D3A"/>
    <w:rsid w:val="001577FB"/>
    <w:rsid w:val="001578CE"/>
    <w:rsid w:val="00157AA5"/>
    <w:rsid w:val="00160F94"/>
    <w:rsid w:val="00163044"/>
    <w:rsid w:val="0016333A"/>
    <w:rsid w:val="00163FD7"/>
    <w:rsid w:val="00164C3E"/>
    <w:rsid w:val="001653C9"/>
    <w:rsid w:val="0016711B"/>
    <w:rsid w:val="00167255"/>
    <w:rsid w:val="00167A17"/>
    <w:rsid w:val="00170EFA"/>
    <w:rsid w:val="0017108A"/>
    <w:rsid w:val="00171A4A"/>
    <w:rsid w:val="00173B2D"/>
    <w:rsid w:val="001746BF"/>
    <w:rsid w:val="00174B76"/>
    <w:rsid w:val="00175379"/>
    <w:rsid w:val="001753B7"/>
    <w:rsid w:val="00176385"/>
    <w:rsid w:val="00177846"/>
    <w:rsid w:val="001800FA"/>
    <w:rsid w:val="001804F3"/>
    <w:rsid w:val="00181367"/>
    <w:rsid w:val="00181447"/>
    <w:rsid w:val="001816B4"/>
    <w:rsid w:val="00182FEA"/>
    <w:rsid w:val="00183D48"/>
    <w:rsid w:val="00185B02"/>
    <w:rsid w:val="00185B79"/>
    <w:rsid w:val="00185CB3"/>
    <w:rsid w:val="001860BA"/>
    <w:rsid w:val="00186BBF"/>
    <w:rsid w:val="00186CA7"/>
    <w:rsid w:val="0019158A"/>
    <w:rsid w:val="0019221C"/>
    <w:rsid w:val="00193134"/>
    <w:rsid w:val="001942F0"/>
    <w:rsid w:val="00195077"/>
    <w:rsid w:val="001953CC"/>
    <w:rsid w:val="001958D0"/>
    <w:rsid w:val="00195B2E"/>
    <w:rsid w:val="00195C2E"/>
    <w:rsid w:val="00196D9B"/>
    <w:rsid w:val="00197D94"/>
    <w:rsid w:val="001A0D63"/>
    <w:rsid w:val="001A2CF9"/>
    <w:rsid w:val="001A30F1"/>
    <w:rsid w:val="001A4369"/>
    <w:rsid w:val="001A5678"/>
    <w:rsid w:val="001A7D6A"/>
    <w:rsid w:val="001B18FE"/>
    <w:rsid w:val="001B1C0A"/>
    <w:rsid w:val="001B2E1A"/>
    <w:rsid w:val="001B32E0"/>
    <w:rsid w:val="001B4732"/>
    <w:rsid w:val="001B5A49"/>
    <w:rsid w:val="001B5D44"/>
    <w:rsid w:val="001B5F68"/>
    <w:rsid w:val="001C0530"/>
    <w:rsid w:val="001C06B7"/>
    <w:rsid w:val="001C2396"/>
    <w:rsid w:val="001C2D12"/>
    <w:rsid w:val="001C2EE4"/>
    <w:rsid w:val="001C327C"/>
    <w:rsid w:val="001C46EB"/>
    <w:rsid w:val="001C479A"/>
    <w:rsid w:val="001C5A5D"/>
    <w:rsid w:val="001C622B"/>
    <w:rsid w:val="001C7E9F"/>
    <w:rsid w:val="001D1D36"/>
    <w:rsid w:val="001D2517"/>
    <w:rsid w:val="001D2CBE"/>
    <w:rsid w:val="001D2DBB"/>
    <w:rsid w:val="001D35B0"/>
    <w:rsid w:val="001D368E"/>
    <w:rsid w:val="001D3A53"/>
    <w:rsid w:val="001D4542"/>
    <w:rsid w:val="001D543D"/>
    <w:rsid w:val="001D5989"/>
    <w:rsid w:val="001D6528"/>
    <w:rsid w:val="001E036E"/>
    <w:rsid w:val="001E2E3D"/>
    <w:rsid w:val="001E3433"/>
    <w:rsid w:val="001E5732"/>
    <w:rsid w:val="001E6744"/>
    <w:rsid w:val="001E72A2"/>
    <w:rsid w:val="001E7583"/>
    <w:rsid w:val="001E763E"/>
    <w:rsid w:val="001E7AD4"/>
    <w:rsid w:val="001E7C04"/>
    <w:rsid w:val="001F02F8"/>
    <w:rsid w:val="001F1AED"/>
    <w:rsid w:val="001F3191"/>
    <w:rsid w:val="001F37C9"/>
    <w:rsid w:val="001F4A23"/>
    <w:rsid w:val="001F5609"/>
    <w:rsid w:val="002006D7"/>
    <w:rsid w:val="0020098A"/>
    <w:rsid w:val="0020275F"/>
    <w:rsid w:val="00205B66"/>
    <w:rsid w:val="00205CC9"/>
    <w:rsid w:val="002074B5"/>
    <w:rsid w:val="002101A1"/>
    <w:rsid w:val="00212C62"/>
    <w:rsid w:val="00212C88"/>
    <w:rsid w:val="00214115"/>
    <w:rsid w:val="00215199"/>
    <w:rsid w:val="002156DF"/>
    <w:rsid w:val="00215C20"/>
    <w:rsid w:val="002167A9"/>
    <w:rsid w:val="002171B5"/>
    <w:rsid w:val="00217761"/>
    <w:rsid w:val="0022051B"/>
    <w:rsid w:val="00222A61"/>
    <w:rsid w:val="00224A60"/>
    <w:rsid w:val="00225810"/>
    <w:rsid w:val="00225E02"/>
    <w:rsid w:val="00225F48"/>
    <w:rsid w:val="002269A3"/>
    <w:rsid w:val="00226EB3"/>
    <w:rsid w:val="002278B3"/>
    <w:rsid w:val="00230383"/>
    <w:rsid w:val="002317E4"/>
    <w:rsid w:val="002324F2"/>
    <w:rsid w:val="00232502"/>
    <w:rsid w:val="002329D0"/>
    <w:rsid w:val="002335B3"/>
    <w:rsid w:val="0023385F"/>
    <w:rsid w:val="00234224"/>
    <w:rsid w:val="00234401"/>
    <w:rsid w:val="002348B3"/>
    <w:rsid w:val="00234E8B"/>
    <w:rsid w:val="00235EA6"/>
    <w:rsid w:val="0023633D"/>
    <w:rsid w:val="002366B5"/>
    <w:rsid w:val="00237EDC"/>
    <w:rsid w:val="002404EF"/>
    <w:rsid w:val="002407E2"/>
    <w:rsid w:val="00240FFC"/>
    <w:rsid w:val="00241BCF"/>
    <w:rsid w:val="00242439"/>
    <w:rsid w:val="00244510"/>
    <w:rsid w:val="002450C1"/>
    <w:rsid w:val="0024533E"/>
    <w:rsid w:val="002519CE"/>
    <w:rsid w:val="00251ABD"/>
    <w:rsid w:val="00253F7E"/>
    <w:rsid w:val="00254F87"/>
    <w:rsid w:val="00256364"/>
    <w:rsid w:val="0025697B"/>
    <w:rsid w:val="002569F7"/>
    <w:rsid w:val="00257D66"/>
    <w:rsid w:val="00257DED"/>
    <w:rsid w:val="0026092A"/>
    <w:rsid w:val="00261270"/>
    <w:rsid w:val="00262459"/>
    <w:rsid w:val="002624EC"/>
    <w:rsid w:val="002633AD"/>
    <w:rsid w:val="002640D6"/>
    <w:rsid w:val="002643CA"/>
    <w:rsid w:val="00265D39"/>
    <w:rsid w:val="00266BB6"/>
    <w:rsid w:val="002670C0"/>
    <w:rsid w:val="00267232"/>
    <w:rsid w:val="00267967"/>
    <w:rsid w:val="002709A3"/>
    <w:rsid w:val="002709C9"/>
    <w:rsid w:val="00273AFD"/>
    <w:rsid w:val="0027426B"/>
    <w:rsid w:val="00274ECF"/>
    <w:rsid w:val="002756E6"/>
    <w:rsid w:val="00275F72"/>
    <w:rsid w:val="00277226"/>
    <w:rsid w:val="002816DA"/>
    <w:rsid w:val="00281BDD"/>
    <w:rsid w:val="00282621"/>
    <w:rsid w:val="002829D5"/>
    <w:rsid w:val="00282A5B"/>
    <w:rsid w:val="00282A64"/>
    <w:rsid w:val="00282C74"/>
    <w:rsid w:val="00283D22"/>
    <w:rsid w:val="00284039"/>
    <w:rsid w:val="0028525B"/>
    <w:rsid w:val="002853BF"/>
    <w:rsid w:val="00285AB0"/>
    <w:rsid w:val="00286C4B"/>
    <w:rsid w:val="002871A1"/>
    <w:rsid w:val="00287EB4"/>
    <w:rsid w:val="00290C97"/>
    <w:rsid w:val="00292C6B"/>
    <w:rsid w:val="00292E64"/>
    <w:rsid w:val="00293ED4"/>
    <w:rsid w:val="00294124"/>
    <w:rsid w:val="00294479"/>
    <w:rsid w:val="00294E51"/>
    <w:rsid w:val="00296C3F"/>
    <w:rsid w:val="00296D64"/>
    <w:rsid w:val="00297413"/>
    <w:rsid w:val="002A17D0"/>
    <w:rsid w:val="002A2F7E"/>
    <w:rsid w:val="002A3A6F"/>
    <w:rsid w:val="002A3E57"/>
    <w:rsid w:val="002A4176"/>
    <w:rsid w:val="002A546F"/>
    <w:rsid w:val="002A76CC"/>
    <w:rsid w:val="002A7CFF"/>
    <w:rsid w:val="002B03D9"/>
    <w:rsid w:val="002B0F49"/>
    <w:rsid w:val="002B1B48"/>
    <w:rsid w:val="002B1E91"/>
    <w:rsid w:val="002B22E2"/>
    <w:rsid w:val="002B25AE"/>
    <w:rsid w:val="002B5098"/>
    <w:rsid w:val="002B5F6E"/>
    <w:rsid w:val="002B7EDC"/>
    <w:rsid w:val="002C00AB"/>
    <w:rsid w:val="002C0435"/>
    <w:rsid w:val="002C091F"/>
    <w:rsid w:val="002C1B74"/>
    <w:rsid w:val="002C2AC7"/>
    <w:rsid w:val="002C2D93"/>
    <w:rsid w:val="002C3B6B"/>
    <w:rsid w:val="002C46A5"/>
    <w:rsid w:val="002C6760"/>
    <w:rsid w:val="002C76AD"/>
    <w:rsid w:val="002D28B4"/>
    <w:rsid w:val="002D3804"/>
    <w:rsid w:val="002D3F89"/>
    <w:rsid w:val="002D6ED9"/>
    <w:rsid w:val="002D76EC"/>
    <w:rsid w:val="002D7793"/>
    <w:rsid w:val="002E01EF"/>
    <w:rsid w:val="002E045C"/>
    <w:rsid w:val="002E0DA2"/>
    <w:rsid w:val="002E0EF5"/>
    <w:rsid w:val="002E45D5"/>
    <w:rsid w:val="002E4DD1"/>
    <w:rsid w:val="002E5EC7"/>
    <w:rsid w:val="002E694F"/>
    <w:rsid w:val="002E766B"/>
    <w:rsid w:val="002F160E"/>
    <w:rsid w:val="002F1C84"/>
    <w:rsid w:val="002F2C76"/>
    <w:rsid w:val="002F3955"/>
    <w:rsid w:val="002F495F"/>
    <w:rsid w:val="002F4A38"/>
    <w:rsid w:val="002F5E7C"/>
    <w:rsid w:val="002F6BBE"/>
    <w:rsid w:val="003007DD"/>
    <w:rsid w:val="003008CB"/>
    <w:rsid w:val="00301402"/>
    <w:rsid w:val="003023FA"/>
    <w:rsid w:val="00303C08"/>
    <w:rsid w:val="003053C7"/>
    <w:rsid w:val="0030548C"/>
    <w:rsid w:val="00305518"/>
    <w:rsid w:val="00305958"/>
    <w:rsid w:val="003072CB"/>
    <w:rsid w:val="0030770E"/>
    <w:rsid w:val="00311164"/>
    <w:rsid w:val="003113DC"/>
    <w:rsid w:val="00311C53"/>
    <w:rsid w:val="00312736"/>
    <w:rsid w:val="003133D9"/>
    <w:rsid w:val="00314748"/>
    <w:rsid w:val="00314C12"/>
    <w:rsid w:val="00314D08"/>
    <w:rsid w:val="003155F7"/>
    <w:rsid w:val="00315F5C"/>
    <w:rsid w:val="00317348"/>
    <w:rsid w:val="003178E6"/>
    <w:rsid w:val="00320313"/>
    <w:rsid w:val="00320ECA"/>
    <w:rsid w:val="00321285"/>
    <w:rsid w:val="0032154A"/>
    <w:rsid w:val="003217D1"/>
    <w:rsid w:val="00321BF8"/>
    <w:rsid w:val="00322331"/>
    <w:rsid w:val="0032253A"/>
    <w:rsid w:val="003266E6"/>
    <w:rsid w:val="003272EA"/>
    <w:rsid w:val="00330CAC"/>
    <w:rsid w:val="00331375"/>
    <w:rsid w:val="00331566"/>
    <w:rsid w:val="00331EAB"/>
    <w:rsid w:val="003328ED"/>
    <w:rsid w:val="00335E48"/>
    <w:rsid w:val="003363B3"/>
    <w:rsid w:val="00337124"/>
    <w:rsid w:val="00337CDD"/>
    <w:rsid w:val="00337FF0"/>
    <w:rsid w:val="003404D2"/>
    <w:rsid w:val="00340B04"/>
    <w:rsid w:val="003410A9"/>
    <w:rsid w:val="003411CC"/>
    <w:rsid w:val="00341410"/>
    <w:rsid w:val="003415F5"/>
    <w:rsid w:val="00344EA8"/>
    <w:rsid w:val="003458A0"/>
    <w:rsid w:val="00346D9C"/>
    <w:rsid w:val="00346DD9"/>
    <w:rsid w:val="003474C1"/>
    <w:rsid w:val="00350B35"/>
    <w:rsid w:val="00351201"/>
    <w:rsid w:val="00352A97"/>
    <w:rsid w:val="003531F4"/>
    <w:rsid w:val="00353611"/>
    <w:rsid w:val="00353B09"/>
    <w:rsid w:val="0035493A"/>
    <w:rsid w:val="00354E41"/>
    <w:rsid w:val="00360040"/>
    <w:rsid w:val="00360769"/>
    <w:rsid w:val="0036157B"/>
    <w:rsid w:val="00361850"/>
    <w:rsid w:val="00361F88"/>
    <w:rsid w:val="0036236A"/>
    <w:rsid w:val="003628DB"/>
    <w:rsid w:val="00362DEF"/>
    <w:rsid w:val="00362F45"/>
    <w:rsid w:val="00363D0A"/>
    <w:rsid w:val="00363D0B"/>
    <w:rsid w:val="0036401E"/>
    <w:rsid w:val="00367FCE"/>
    <w:rsid w:val="0037113E"/>
    <w:rsid w:val="0037167D"/>
    <w:rsid w:val="003737FF"/>
    <w:rsid w:val="00373B29"/>
    <w:rsid w:val="00374F80"/>
    <w:rsid w:val="00375BEC"/>
    <w:rsid w:val="00375C1A"/>
    <w:rsid w:val="00376225"/>
    <w:rsid w:val="00377496"/>
    <w:rsid w:val="00377D62"/>
    <w:rsid w:val="003808AF"/>
    <w:rsid w:val="003819BE"/>
    <w:rsid w:val="003827BB"/>
    <w:rsid w:val="00382CA8"/>
    <w:rsid w:val="003835E1"/>
    <w:rsid w:val="003845BD"/>
    <w:rsid w:val="003864BD"/>
    <w:rsid w:val="00386ADE"/>
    <w:rsid w:val="00387A2D"/>
    <w:rsid w:val="0039179F"/>
    <w:rsid w:val="003919BF"/>
    <w:rsid w:val="00391CD7"/>
    <w:rsid w:val="003925B1"/>
    <w:rsid w:val="00392D8A"/>
    <w:rsid w:val="00392DB7"/>
    <w:rsid w:val="00393864"/>
    <w:rsid w:val="00394FBF"/>
    <w:rsid w:val="00396345"/>
    <w:rsid w:val="00396699"/>
    <w:rsid w:val="00396CCF"/>
    <w:rsid w:val="003971D0"/>
    <w:rsid w:val="0039754A"/>
    <w:rsid w:val="003A0196"/>
    <w:rsid w:val="003A12D9"/>
    <w:rsid w:val="003A2716"/>
    <w:rsid w:val="003A2A38"/>
    <w:rsid w:val="003A2E76"/>
    <w:rsid w:val="003A3498"/>
    <w:rsid w:val="003A3B30"/>
    <w:rsid w:val="003A3C96"/>
    <w:rsid w:val="003A3DDC"/>
    <w:rsid w:val="003A669E"/>
    <w:rsid w:val="003A78FD"/>
    <w:rsid w:val="003B0070"/>
    <w:rsid w:val="003B0372"/>
    <w:rsid w:val="003B0777"/>
    <w:rsid w:val="003B0D8D"/>
    <w:rsid w:val="003B2831"/>
    <w:rsid w:val="003C0108"/>
    <w:rsid w:val="003C1066"/>
    <w:rsid w:val="003C142C"/>
    <w:rsid w:val="003C1905"/>
    <w:rsid w:val="003C2264"/>
    <w:rsid w:val="003C3C8B"/>
    <w:rsid w:val="003C3DCD"/>
    <w:rsid w:val="003C4F31"/>
    <w:rsid w:val="003C5BD3"/>
    <w:rsid w:val="003D08F6"/>
    <w:rsid w:val="003D0E89"/>
    <w:rsid w:val="003D20FF"/>
    <w:rsid w:val="003D3374"/>
    <w:rsid w:val="003D43AA"/>
    <w:rsid w:val="003D4A43"/>
    <w:rsid w:val="003D6D60"/>
    <w:rsid w:val="003D71C2"/>
    <w:rsid w:val="003D7B94"/>
    <w:rsid w:val="003E0751"/>
    <w:rsid w:val="003E1032"/>
    <w:rsid w:val="003E2664"/>
    <w:rsid w:val="003E3498"/>
    <w:rsid w:val="003E35C5"/>
    <w:rsid w:val="003E3A4F"/>
    <w:rsid w:val="003E4025"/>
    <w:rsid w:val="003E66A4"/>
    <w:rsid w:val="003E6A91"/>
    <w:rsid w:val="003E6E6A"/>
    <w:rsid w:val="003E6F42"/>
    <w:rsid w:val="003F1A37"/>
    <w:rsid w:val="003F1E3C"/>
    <w:rsid w:val="003F2116"/>
    <w:rsid w:val="003F34A6"/>
    <w:rsid w:val="003F3FF8"/>
    <w:rsid w:val="003F4ACA"/>
    <w:rsid w:val="003F4D32"/>
    <w:rsid w:val="003F50C4"/>
    <w:rsid w:val="003F50F2"/>
    <w:rsid w:val="003F5677"/>
    <w:rsid w:val="003F5EDD"/>
    <w:rsid w:val="003F6D02"/>
    <w:rsid w:val="003F6DB3"/>
    <w:rsid w:val="003F6FE5"/>
    <w:rsid w:val="003F7C21"/>
    <w:rsid w:val="00400357"/>
    <w:rsid w:val="0040088E"/>
    <w:rsid w:val="004014FF"/>
    <w:rsid w:val="00401882"/>
    <w:rsid w:val="00402D38"/>
    <w:rsid w:val="0040407D"/>
    <w:rsid w:val="0040419A"/>
    <w:rsid w:val="0040420C"/>
    <w:rsid w:val="00405D4A"/>
    <w:rsid w:val="004062B2"/>
    <w:rsid w:val="00406792"/>
    <w:rsid w:val="00407063"/>
    <w:rsid w:val="004106CA"/>
    <w:rsid w:val="0041081E"/>
    <w:rsid w:val="00410B0E"/>
    <w:rsid w:val="004118F3"/>
    <w:rsid w:val="004119EB"/>
    <w:rsid w:val="00412C38"/>
    <w:rsid w:val="0041470F"/>
    <w:rsid w:val="00415E92"/>
    <w:rsid w:val="00416912"/>
    <w:rsid w:val="00417D48"/>
    <w:rsid w:val="00420106"/>
    <w:rsid w:val="00421142"/>
    <w:rsid w:val="00421202"/>
    <w:rsid w:val="00421694"/>
    <w:rsid w:val="00421933"/>
    <w:rsid w:val="0042224E"/>
    <w:rsid w:val="004237A4"/>
    <w:rsid w:val="00424BEB"/>
    <w:rsid w:val="00426A75"/>
    <w:rsid w:val="00427243"/>
    <w:rsid w:val="00430853"/>
    <w:rsid w:val="00430D31"/>
    <w:rsid w:val="00431F0E"/>
    <w:rsid w:val="004327A2"/>
    <w:rsid w:val="00434370"/>
    <w:rsid w:val="004343CE"/>
    <w:rsid w:val="00434754"/>
    <w:rsid w:val="004347DA"/>
    <w:rsid w:val="00434A1F"/>
    <w:rsid w:val="00435806"/>
    <w:rsid w:val="00435B8A"/>
    <w:rsid w:val="00436865"/>
    <w:rsid w:val="00436E33"/>
    <w:rsid w:val="004370C3"/>
    <w:rsid w:val="00437DC9"/>
    <w:rsid w:val="004414B0"/>
    <w:rsid w:val="00441D3A"/>
    <w:rsid w:val="0044489C"/>
    <w:rsid w:val="00445086"/>
    <w:rsid w:val="00445096"/>
    <w:rsid w:val="00446123"/>
    <w:rsid w:val="0044764D"/>
    <w:rsid w:val="00447A90"/>
    <w:rsid w:val="00451C77"/>
    <w:rsid w:val="00452260"/>
    <w:rsid w:val="004524ED"/>
    <w:rsid w:val="00452625"/>
    <w:rsid w:val="0045322D"/>
    <w:rsid w:val="00453BA5"/>
    <w:rsid w:val="00453D50"/>
    <w:rsid w:val="00454746"/>
    <w:rsid w:val="004550F7"/>
    <w:rsid w:val="00456B8E"/>
    <w:rsid w:val="00456D53"/>
    <w:rsid w:val="00456DCD"/>
    <w:rsid w:val="00456DFF"/>
    <w:rsid w:val="00457287"/>
    <w:rsid w:val="0045737F"/>
    <w:rsid w:val="004577D2"/>
    <w:rsid w:val="00457A5D"/>
    <w:rsid w:val="00457DC5"/>
    <w:rsid w:val="00457F02"/>
    <w:rsid w:val="004602AC"/>
    <w:rsid w:val="00460A3E"/>
    <w:rsid w:val="00460B19"/>
    <w:rsid w:val="00460C4B"/>
    <w:rsid w:val="00460CD6"/>
    <w:rsid w:val="00461576"/>
    <w:rsid w:val="004619BA"/>
    <w:rsid w:val="0046310A"/>
    <w:rsid w:val="0046411E"/>
    <w:rsid w:val="00464509"/>
    <w:rsid w:val="00465858"/>
    <w:rsid w:val="00465E7D"/>
    <w:rsid w:val="00467BE5"/>
    <w:rsid w:val="00467D64"/>
    <w:rsid w:val="00467E71"/>
    <w:rsid w:val="00470541"/>
    <w:rsid w:val="0047066A"/>
    <w:rsid w:val="00471BA7"/>
    <w:rsid w:val="004721E0"/>
    <w:rsid w:val="004724BC"/>
    <w:rsid w:val="00472F7E"/>
    <w:rsid w:val="00475F2E"/>
    <w:rsid w:val="0047693C"/>
    <w:rsid w:val="00477B05"/>
    <w:rsid w:val="00480027"/>
    <w:rsid w:val="00480D6E"/>
    <w:rsid w:val="00481110"/>
    <w:rsid w:val="004811AF"/>
    <w:rsid w:val="00481276"/>
    <w:rsid w:val="00484245"/>
    <w:rsid w:val="0048550E"/>
    <w:rsid w:val="00485B6A"/>
    <w:rsid w:val="00486E54"/>
    <w:rsid w:val="00490749"/>
    <w:rsid w:val="004931B6"/>
    <w:rsid w:val="00494362"/>
    <w:rsid w:val="00495FA3"/>
    <w:rsid w:val="00497B3C"/>
    <w:rsid w:val="004A1040"/>
    <w:rsid w:val="004A1C5C"/>
    <w:rsid w:val="004A1E87"/>
    <w:rsid w:val="004A2590"/>
    <w:rsid w:val="004A4319"/>
    <w:rsid w:val="004A4423"/>
    <w:rsid w:val="004A4D43"/>
    <w:rsid w:val="004A5BE8"/>
    <w:rsid w:val="004A6570"/>
    <w:rsid w:val="004A77A4"/>
    <w:rsid w:val="004B0720"/>
    <w:rsid w:val="004B13D9"/>
    <w:rsid w:val="004B2035"/>
    <w:rsid w:val="004B4BA6"/>
    <w:rsid w:val="004B4F35"/>
    <w:rsid w:val="004B774F"/>
    <w:rsid w:val="004C02A3"/>
    <w:rsid w:val="004C0D12"/>
    <w:rsid w:val="004C106C"/>
    <w:rsid w:val="004C339C"/>
    <w:rsid w:val="004C3725"/>
    <w:rsid w:val="004C435D"/>
    <w:rsid w:val="004C43EF"/>
    <w:rsid w:val="004C4623"/>
    <w:rsid w:val="004C68B8"/>
    <w:rsid w:val="004C7243"/>
    <w:rsid w:val="004D0460"/>
    <w:rsid w:val="004D08CC"/>
    <w:rsid w:val="004D1198"/>
    <w:rsid w:val="004D2C15"/>
    <w:rsid w:val="004D304E"/>
    <w:rsid w:val="004D34A0"/>
    <w:rsid w:val="004D37FC"/>
    <w:rsid w:val="004D3CAF"/>
    <w:rsid w:val="004D46DC"/>
    <w:rsid w:val="004D48DD"/>
    <w:rsid w:val="004D67D3"/>
    <w:rsid w:val="004D6E96"/>
    <w:rsid w:val="004D70E9"/>
    <w:rsid w:val="004E0B50"/>
    <w:rsid w:val="004E13DD"/>
    <w:rsid w:val="004E3942"/>
    <w:rsid w:val="004E657F"/>
    <w:rsid w:val="004E7B17"/>
    <w:rsid w:val="004E7E48"/>
    <w:rsid w:val="004F13C6"/>
    <w:rsid w:val="004F25C1"/>
    <w:rsid w:val="004F25D0"/>
    <w:rsid w:val="004F3787"/>
    <w:rsid w:val="004F4B23"/>
    <w:rsid w:val="004F5C7A"/>
    <w:rsid w:val="004F6DA2"/>
    <w:rsid w:val="004F7D31"/>
    <w:rsid w:val="0050068D"/>
    <w:rsid w:val="005012C7"/>
    <w:rsid w:val="00501AFD"/>
    <w:rsid w:val="00501DFF"/>
    <w:rsid w:val="0050217B"/>
    <w:rsid w:val="00502331"/>
    <w:rsid w:val="005029FA"/>
    <w:rsid w:val="00502EBE"/>
    <w:rsid w:val="0050429B"/>
    <w:rsid w:val="005053E7"/>
    <w:rsid w:val="00506001"/>
    <w:rsid w:val="00506324"/>
    <w:rsid w:val="00506561"/>
    <w:rsid w:val="00506663"/>
    <w:rsid w:val="00507774"/>
    <w:rsid w:val="00510F7B"/>
    <w:rsid w:val="005116CF"/>
    <w:rsid w:val="00511AB3"/>
    <w:rsid w:val="00511F59"/>
    <w:rsid w:val="00512F61"/>
    <w:rsid w:val="00514294"/>
    <w:rsid w:val="00514513"/>
    <w:rsid w:val="00514F32"/>
    <w:rsid w:val="00517506"/>
    <w:rsid w:val="005176BA"/>
    <w:rsid w:val="005210DE"/>
    <w:rsid w:val="00521BD5"/>
    <w:rsid w:val="005226D4"/>
    <w:rsid w:val="00522A0D"/>
    <w:rsid w:val="005235DC"/>
    <w:rsid w:val="00523B7E"/>
    <w:rsid w:val="00524249"/>
    <w:rsid w:val="00525C40"/>
    <w:rsid w:val="00526241"/>
    <w:rsid w:val="00530730"/>
    <w:rsid w:val="00530C52"/>
    <w:rsid w:val="00530CC3"/>
    <w:rsid w:val="0053108F"/>
    <w:rsid w:val="0053120E"/>
    <w:rsid w:val="00531F6D"/>
    <w:rsid w:val="00532FAB"/>
    <w:rsid w:val="00533589"/>
    <w:rsid w:val="00533CCF"/>
    <w:rsid w:val="0053430C"/>
    <w:rsid w:val="00534333"/>
    <w:rsid w:val="00534782"/>
    <w:rsid w:val="00536AE6"/>
    <w:rsid w:val="00540EB4"/>
    <w:rsid w:val="00541861"/>
    <w:rsid w:val="00542E02"/>
    <w:rsid w:val="00543843"/>
    <w:rsid w:val="00543C2B"/>
    <w:rsid w:val="005440A6"/>
    <w:rsid w:val="00547657"/>
    <w:rsid w:val="00550FF2"/>
    <w:rsid w:val="005511C9"/>
    <w:rsid w:val="0055428E"/>
    <w:rsid w:val="0055544D"/>
    <w:rsid w:val="005555C2"/>
    <w:rsid w:val="005573E9"/>
    <w:rsid w:val="005575AF"/>
    <w:rsid w:val="00560572"/>
    <w:rsid w:val="00560690"/>
    <w:rsid w:val="005617D8"/>
    <w:rsid w:val="00563083"/>
    <w:rsid w:val="0056362B"/>
    <w:rsid w:val="00563A71"/>
    <w:rsid w:val="00563DCF"/>
    <w:rsid w:val="0056426F"/>
    <w:rsid w:val="00564372"/>
    <w:rsid w:val="00564616"/>
    <w:rsid w:val="0056507E"/>
    <w:rsid w:val="005701C5"/>
    <w:rsid w:val="00571324"/>
    <w:rsid w:val="0057133F"/>
    <w:rsid w:val="0057236F"/>
    <w:rsid w:val="005723E6"/>
    <w:rsid w:val="00572684"/>
    <w:rsid w:val="00572691"/>
    <w:rsid w:val="00572766"/>
    <w:rsid w:val="00574DCC"/>
    <w:rsid w:val="0057572E"/>
    <w:rsid w:val="0057697B"/>
    <w:rsid w:val="0058057B"/>
    <w:rsid w:val="0058134B"/>
    <w:rsid w:val="005815EB"/>
    <w:rsid w:val="005819F2"/>
    <w:rsid w:val="00581B82"/>
    <w:rsid w:val="00581DF9"/>
    <w:rsid w:val="00582716"/>
    <w:rsid w:val="005828DC"/>
    <w:rsid w:val="005846ED"/>
    <w:rsid w:val="0058557F"/>
    <w:rsid w:val="00586E57"/>
    <w:rsid w:val="005878A9"/>
    <w:rsid w:val="00590EAF"/>
    <w:rsid w:val="005910F6"/>
    <w:rsid w:val="0059166F"/>
    <w:rsid w:val="0059171D"/>
    <w:rsid w:val="0059234C"/>
    <w:rsid w:val="005929C2"/>
    <w:rsid w:val="00593928"/>
    <w:rsid w:val="00594452"/>
    <w:rsid w:val="0059470F"/>
    <w:rsid w:val="00595565"/>
    <w:rsid w:val="00595803"/>
    <w:rsid w:val="00596709"/>
    <w:rsid w:val="0059681D"/>
    <w:rsid w:val="00596BBF"/>
    <w:rsid w:val="00597061"/>
    <w:rsid w:val="0059736C"/>
    <w:rsid w:val="00597875"/>
    <w:rsid w:val="005A048A"/>
    <w:rsid w:val="005A0F79"/>
    <w:rsid w:val="005A2038"/>
    <w:rsid w:val="005A2084"/>
    <w:rsid w:val="005A35D6"/>
    <w:rsid w:val="005A370F"/>
    <w:rsid w:val="005A393D"/>
    <w:rsid w:val="005A3C4A"/>
    <w:rsid w:val="005A3F49"/>
    <w:rsid w:val="005A426D"/>
    <w:rsid w:val="005A62A4"/>
    <w:rsid w:val="005A7405"/>
    <w:rsid w:val="005B22CC"/>
    <w:rsid w:val="005B2311"/>
    <w:rsid w:val="005B2542"/>
    <w:rsid w:val="005B4390"/>
    <w:rsid w:val="005B4B7E"/>
    <w:rsid w:val="005B4F64"/>
    <w:rsid w:val="005B50D8"/>
    <w:rsid w:val="005B5D3E"/>
    <w:rsid w:val="005B5EC5"/>
    <w:rsid w:val="005B6E92"/>
    <w:rsid w:val="005B6F84"/>
    <w:rsid w:val="005C0915"/>
    <w:rsid w:val="005C0EF0"/>
    <w:rsid w:val="005C1A75"/>
    <w:rsid w:val="005C1F6D"/>
    <w:rsid w:val="005C2441"/>
    <w:rsid w:val="005C25C0"/>
    <w:rsid w:val="005C388C"/>
    <w:rsid w:val="005C3A21"/>
    <w:rsid w:val="005C42C3"/>
    <w:rsid w:val="005C4F54"/>
    <w:rsid w:val="005C5842"/>
    <w:rsid w:val="005C5981"/>
    <w:rsid w:val="005C5CA6"/>
    <w:rsid w:val="005C5D0D"/>
    <w:rsid w:val="005C7077"/>
    <w:rsid w:val="005D096D"/>
    <w:rsid w:val="005D0C69"/>
    <w:rsid w:val="005D16DB"/>
    <w:rsid w:val="005D29BA"/>
    <w:rsid w:val="005D471C"/>
    <w:rsid w:val="005D59EC"/>
    <w:rsid w:val="005D5B85"/>
    <w:rsid w:val="005D756B"/>
    <w:rsid w:val="005E060E"/>
    <w:rsid w:val="005E0641"/>
    <w:rsid w:val="005E09C9"/>
    <w:rsid w:val="005E13E1"/>
    <w:rsid w:val="005E1C0C"/>
    <w:rsid w:val="005E25E9"/>
    <w:rsid w:val="005E2CB4"/>
    <w:rsid w:val="005E3312"/>
    <w:rsid w:val="005E346C"/>
    <w:rsid w:val="005E3862"/>
    <w:rsid w:val="005E3AD7"/>
    <w:rsid w:val="005E3EB6"/>
    <w:rsid w:val="005E4606"/>
    <w:rsid w:val="005E55BC"/>
    <w:rsid w:val="005E6644"/>
    <w:rsid w:val="005E6B99"/>
    <w:rsid w:val="005E7224"/>
    <w:rsid w:val="005E7802"/>
    <w:rsid w:val="005F0D10"/>
    <w:rsid w:val="005F1323"/>
    <w:rsid w:val="005F3B67"/>
    <w:rsid w:val="005F49D3"/>
    <w:rsid w:val="005F4DB9"/>
    <w:rsid w:val="005F536C"/>
    <w:rsid w:val="005F5414"/>
    <w:rsid w:val="005F667B"/>
    <w:rsid w:val="005F6AA3"/>
    <w:rsid w:val="00600BA4"/>
    <w:rsid w:val="00601F3E"/>
    <w:rsid w:val="00602C5F"/>
    <w:rsid w:val="0060409B"/>
    <w:rsid w:val="0060497E"/>
    <w:rsid w:val="00604F2B"/>
    <w:rsid w:val="0060527A"/>
    <w:rsid w:val="006055D7"/>
    <w:rsid w:val="00605B29"/>
    <w:rsid w:val="00605B33"/>
    <w:rsid w:val="00605CB0"/>
    <w:rsid w:val="00606A7D"/>
    <w:rsid w:val="00607822"/>
    <w:rsid w:val="00610C35"/>
    <w:rsid w:val="00612225"/>
    <w:rsid w:val="006127AA"/>
    <w:rsid w:val="00613298"/>
    <w:rsid w:val="006149F7"/>
    <w:rsid w:val="00614AE9"/>
    <w:rsid w:val="00615387"/>
    <w:rsid w:val="006158AA"/>
    <w:rsid w:val="006162D7"/>
    <w:rsid w:val="00621918"/>
    <w:rsid w:val="00623B99"/>
    <w:rsid w:val="006252AD"/>
    <w:rsid w:val="00625323"/>
    <w:rsid w:val="006258C0"/>
    <w:rsid w:val="00625EAF"/>
    <w:rsid w:val="00627679"/>
    <w:rsid w:val="00627F9F"/>
    <w:rsid w:val="006309A7"/>
    <w:rsid w:val="00630A78"/>
    <w:rsid w:val="00630C10"/>
    <w:rsid w:val="00632A30"/>
    <w:rsid w:val="006335C2"/>
    <w:rsid w:val="0063488A"/>
    <w:rsid w:val="00634A84"/>
    <w:rsid w:val="00634E10"/>
    <w:rsid w:val="006374F4"/>
    <w:rsid w:val="006410C3"/>
    <w:rsid w:val="00641EA5"/>
    <w:rsid w:val="00641F70"/>
    <w:rsid w:val="00643511"/>
    <w:rsid w:val="00643656"/>
    <w:rsid w:val="00644098"/>
    <w:rsid w:val="006443A1"/>
    <w:rsid w:val="00644A52"/>
    <w:rsid w:val="00644BC1"/>
    <w:rsid w:val="00646373"/>
    <w:rsid w:val="00647012"/>
    <w:rsid w:val="006475E7"/>
    <w:rsid w:val="00650561"/>
    <w:rsid w:val="006517AF"/>
    <w:rsid w:val="00651B75"/>
    <w:rsid w:val="00652C3B"/>
    <w:rsid w:val="00652F72"/>
    <w:rsid w:val="006530F4"/>
    <w:rsid w:val="006541D2"/>
    <w:rsid w:val="00655061"/>
    <w:rsid w:val="0065553A"/>
    <w:rsid w:val="00655CE8"/>
    <w:rsid w:val="00661863"/>
    <w:rsid w:val="00663363"/>
    <w:rsid w:val="0066467E"/>
    <w:rsid w:val="00664C57"/>
    <w:rsid w:val="00665B51"/>
    <w:rsid w:val="006661AB"/>
    <w:rsid w:val="00666A78"/>
    <w:rsid w:val="006675CC"/>
    <w:rsid w:val="00670BF5"/>
    <w:rsid w:val="00671050"/>
    <w:rsid w:val="006715AD"/>
    <w:rsid w:val="0067240C"/>
    <w:rsid w:val="006759A0"/>
    <w:rsid w:val="0067632B"/>
    <w:rsid w:val="006810D7"/>
    <w:rsid w:val="00682A48"/>
    <w:rsid w:val="00683F51"/>
    <w:rsid w:val="006844B4"/>
    <w:rsid w:val="0068519D"/>
    <w:rsid w:val="00685470"/>
    <w:rsid w:val="006856C0"/>
    <w:rsid w:val="00686957"/>
    <w:rsid w:val="00686D4F"/>
    <w:rsid w:val="0069007A"/>
    <w:rsid w:val="00692F08"/>
    <w:rsid w:val="00693C29"/>
    <w:rsid w:val="00694D1E"/>
    <w:rsid w:val="006956A8"/>
    <w:rsid w:val="00695744"/>
    <w:rsid w:val="00695A91"/>
    <w:rsid w:val="00695BF1"/>
    <w:rsid w:val="00696091"/>
    <w:rsid w:val="00697A79"/>
    <w:rsid w:val="006A010C"/>
    <w:rsid w:val="006A093F"/>
    <w:rsid w:val="006A14C7"/>
    <w:rsid w:val="006A2EAD"/>
    <w:rsid w:val="006A2FDB"/>
    <w:rsid w:val="006A371B"/>
    <w:rsid w:val="006A4D74"/>
    <w:rsid w:val="006A738B"/>
    <w:rsid w:val="006A739C"/>
    <w:rsid w:val="006A7803"/>
    <w:rsid w:val="006B05D5"/>
    <w:rsid w:val="006B074D"/>
    <w:rsid w:val="006B1AC3"/>
    <w:rsid w:val="006B1FCC"/>
    <w:rsid w:val="006B2211"/>
    <w:rsid w:val="006B268A"/>
    <w:rsid w:val="006B5E3E"/>
    <w:rsid w:val="006B790A"/>
    <w:rsid w:val="006C03F7"/>
    <w:rsid w:val="006C2360"/>
    <w:rsid w:val="006C2898"/>
    <w:rsid w:val="006C3264"/>
    <w:rsid w:val="006C3673"/>
    <w:rsid w:val="006C5335"/>
    <w:rsid w:val="006C5654"/>
    <w:rsid w:val="006C5895"/>
    <w:rsid w:val="006C5CA5"/>
    <w:rsid w:val="006C62A7"/>
    <w:rsid w:val="006C75C1"/>
    <w:rsid w:val="006C79CB"/>
    <w:rsid w:val="006D1C78"/>
    <w:rsid w:val="006D456D"/>
    <w:rsid w:val="006D591C"/>
    <w:rsid w:val="006D5F40"/>
    <w:rsid w:val="006D61B4"/>
    <w:rsid w:val="006D67DF"/>
    <w:rsid w:val="006D7F99"/>
    <w:rsid w:val="006E1797"/>
    <w:rsid w:val="006E1AA7"/>
    <w:rsid w:val="006E1F58"/>
    <w:rsid w:val="006E2A94"/>
    <w:rsid w:val="006E2B68"/>
    <w:rsid w:val="006E2C02"/>
    <w:rsid w:val="006E3162"/>
    <w:rsid w:val="006E3D4B"/>
    <w:rsid w:val="006E5481"/>
    <w:rsid w:val="006E6550"/>
    <w:rsid w:val="006E7799"/>
    <w:rsid w:val="006F0064"/>
    <w:rsid w:val="006F0B0B"/>
    <w:rsid w:val="006F1E17"/>
    <w:rsid w:val="006F2A05"/>
    <w:rsid w:val="006F37CA"/>
    <w:rsid w:val="006F47D7"/>
    <w:rsid w:val="006F5D39"/>
    <w:rsid w:val="006F5FC9"/>
    <w:rsid w:val="006F6078"/>
    <w:rsid w:val="006F7281"/>
    <w:rsid w:val="006F78BB"/>
    <w:rsid w:val="00700DFB"/>
    <w:rsid w:val="007020C1"/>
    <w:rsid w:val="0070293C"/>
    <w:rsid w:val="0070295F"/>
    <w:rsid w:val="007033DF"/>
    <w:rsid w:val="00704BF4"/>
    <w:rsid w:val="00705F15"/>
    <w:rsid w:val="0070600D"/>
    <w:rsid w:val="007061FC"/>
    <w:rsid w:val="007075C0"/>
    <w:rsid w:val="0071197F"/>
    <w:rsid w:val="00711A71"/>
    <w:rsid w:val="00712BC7"/>
    <w:rsid w:val="00712E16"/>
    <w:rsid w:val="007162A4"/>
    <w:rsid w:val="007177ED"/>
    <w:rsid w:val="007179CF"/>
    <w:rsid w:val="007179EB"/>
    <w:rsid w:val="00720086"/>
    <w:rsid w:val="0072043A"/>
    <w:rsid w:val="00720C6C"/>
    <w:rsid w:val="00720D0E"/>
    <w:rsid w:val="00720D69"/>
    <w:rsid w:val="007210AA"/>
    <w:rsid w:val="00721BC9"/>
    <w:rsid w:val="00721EE8"/>
    <w:rsid w:val="00722D8D"/>
    <w:rsid w:val="007248B9"/>
    <w:rsid w:val="00724B79"/>
    <w:rsid w:val="00726745"/>
    <w:rsid w:val="00726827"/>
    <w:rsid w:val="00727E36"/>
    <w:rsid w:val="007313DA"/>
    <w:rsid w:val="00731804"/>
    <w:rsid w:val="007335DD"/>
    <w:rsid w:val="00734F2D"/>
    <w:rsid w:val="0073541F"/>
    <w:rsid w:val="00735A93"/>
    <w:rsid w:val="00735DAB"/>
    <w:rsid w:val="007360EE"/>
    <w:rsid w:val="007401DF"/>
    <w:rsid w:val="007407C4"/>
    <w:rsid w:val="007408EB"/>
    <w:rsid w:val="0074149A"/>
    <w:rsid w:val="00741AD9"/>
    <w:rsid w:val="00741E0C"/>
    <w:rsid w:val="00742211"/>
    <w:rsid w:val="00744066"/>
    <w:rsid w:val="0074430C"/>
    <w:rsid w:val="0074479F"/>
    <w:rsid w:val="00744843"/>
    <w:rsid w:val="007464F7"/>
    <w:rsid w:val="00746E43"/>
    <w:rsid w:val="007475EE"/>
    <w:rsid w:val="00747C9A"/>
    <w:rsid w:val="0075077B"/>
    <w:rsid w:val="007509E7"/>
    <w:rsid w:val="00750CDE"/>
    <w:rsid w:val="00751267"/>
    <w:rsid w:val="00751271"/>
    <w:rsid w:val="00753C70"/>
    <w:rsid w:val="00755103"/>
    <w:rsid w:val="00755678"/>
    <w:rsid w:val="007608C6"/>
    <w:rsid w:val="00760DAE"/>
    <w:rsid w:val="00760EB5"/>
    <w:rsid w:val="00761029"/>
    <w:rsid w:val="00761579"/>
    <w:rsid w:val="00761A3B"/>
    <w:rsid w:val="00761B92"/>
    <w:rsid w:val="00762D6F"/>
    <w:rsid w:val="00763533"/>
    <w:rsid w:val="0076389F"/>
    <w:rsid w:val="00763CB1"/>
    <w:rsid w:val="00764907"/>
    <w:rsid w:val="00765289"/>
    <w:rsid w:val="00766525"/>
    <w:rsid w:val="00767D80"/>
    <w:rsid w:val="00770657"/>
    <w:rsid w:val="00770FEB"/>
    <w:rsid w:val="00771808"/>
    <w:rsid w:val="00772C28"/>
    <w:rsid w:val="007751B7"/>
    <w:rsid w:val="00775797"/>
    <w:rsid w:val="00780BC0"/>
    <w:rsid w:val="00780F50"/>
    <w:rsid w:val="00782D22"/>
    <w:rsid w:val="00782D40"/>
    <w:rsid w:val="00782E49"/>
    <w:rsid w:val="007851E7"/>
    <w:rsid w:val="00786078"/>
    <w:rsid w:val="00786541"/>
    <w:rsid w:val="0078689B"/>
    <w:rsid w:val="007872E4"/>
    <w:rsid w:val="00787E56"/>
    <w:rsid w:val="0079104E"/>
    <w:rsid w:val="007919A9"/>
    <w:rsid w:val="00793768"/>
    <w:rsid w:val="00793C13"/>
    <w:rsid w:val="0079410E"/>
    <w:rsid w:val="00794223"/>
    <w:rsid w:val="007957E0"/>
    <w:rsid w:val="0079696E"/>
    <w:rsid w:val="00796DC6"/>
    <w:rsid w:val="007A1F53"/>
    <w:rsid w:val="007A23C9"/>
    <w:rsid w:val="007A31FF"/>
    <w:rsid w:val="007A378D"/>
    <w:rsid w:val="007A3F7C"/>
    <w:rsid w:val="007A42A4"/>
    <w:rsid w:val="007A5A32"/>
    <w:rsid w:val="007A6826"/>
    <w:rsid w:val="007A6F11"/>
    <w:rsid w:val="007A786B"/>
    <w:rsid w:val="007A7F5D"/>
    <w:rsid w:val="007B0EF0"/>
    <w:rsid w:val="007B651E"/>
    <w:rsid w:val="007C0BB6"/>
    <w:rsid w:val="007C0E96"/>
    <w:rsid w:val="007C3B95"/>
    <w:rsid w:val="007C4272"/>
    <w:rsid w:val="007C6F15"/>
    <w:rsid w:val="007D0101"/>
    <w:rsid w:val="007D0789"/>
    <w:rsid w:val="007D1539"/>
    <w:rsid w:val="007D2F18"/>
    <w:rsid w:val="007D3DAD"/>
    <w:rsid w:val="007D4773"/>
    <w:rsid w:val="007D4D7F"/>
    <w:rsid w:val="007D4EBC"/>
    <w:rsid w:val="007D6A51"/>
    <w:rsid w:val="007D761A"/>
    <w:rsid w:val="007D783A"/>
    <w:rsid w:val="007E02A9"/>
    <w:rsid w:val="007E1890"/>
    <w:rsid w:val="007E1D7F"/>
    <w:rsid w:val="007E2510"/>
    <w:rsid w:val="007E4AAE"/>
    <w:rsid w:val="007E764A"/>
    <w:rsid w:val="007E77D5"/>
    <w:rsid w:val="007F0528"/>
    <w:rsid w:val="007F07F5"/>
    <w:rsid w:val="007F120F"/>
    <w:rsid w:val="007F14B1"/>
    <w:rsid w:val="007F1714"/>
    <w:rsid w:val="007F1A5C"/>
    <w:rsid w:val="007F3175"/>
    <w:rsid w:val="007F56BD"/>
    <w:rsid w:val="007F5FB3"/>
    <w:rsid w:val="007F6CED"/>
    <w:rsid w:val="007F74E6"/>
    <w:rsid w:val="00800684"/>
    <w:rsid w:val="0080102A"/>
    <w:rsid w:val="00802067"/>
    <w:rsid w:val="008031F7"/>
    <w:rsid w:val="00803680"/>
    <w:rsid w:val="008038C6"/>
    <w:rsid w:val="00805468"/>
    <w:rsid w:val="00805B43"/>
    <w:rsid w:val="008067FE"/>
    <w:rsid w:val="00806B6D"/>
    <w:rsid w:val="008070BE"/>
    <w:rsid w:val="008071F9"/>
    <w:rsid w:val="0080792E"/>
    <w:rsid w:val="0081172E"/>
    <w:rsid w:val="00812B65"/>
    <w:rsid w:val="00812ED5"/>
    <w:rsid w:val="00813C26"/>
    <w:rsid w:val="00813E39"/>
    <w:rsid w:val="0081685E"/>
    <w:rsid w:val="00817153"/>
    <w:rsid w:val="0082048B"/>
    <w:rsid w:val="008227F9"/>
    <w:rsid w:val="00822801"/>
    <w:rsid w:val="00823A76"/>
    <w:rsid w:val="00823DC0"/>
    <w:rsid w:val="00824306"/>
    <w:rsid w:val="00825A80"/>
    <w:rsid w:val="00825A9B"/>
    <w:rsid w:val="00827295"/>
    <w:rsid w:val="00827AC2"/>
    <w:rsid w:val="00827C85"/>
    <w:rsid w:val="00830464"/>
    <w:rsid w:val="00832485"/>
    <w:rsid w:val="008345F0"/>
    <w:rsid w:val="00835D59"/>
    <w:rsid w:val="00836BB1"/>
    <w:rsid w:val="00837C22"/>
    <w:rsid w:val="00837CB2"/>
    <w:rsid w:val="008400D3"/>
    <w:rsid w:val="008415D9"/>
    <w:rsid w:val="00842404"/>
    <w:rsid w:val="00842E9E"/>
    <w:rsid w:val="00843096"/>
    <w:rsid w:val="00843948"/>
    <w:rsid w:val="008446E8"/>
    <w:rsid w:val="00845BD0"/>
    <w:rsid w:val="008473EF"/>
    <w:rsid w:val="008474BA"/>
    <w:rsid w:val="00847CFD"/>
    <w:rsid w:val="00850142"/>
    <w:rsid w:val="00851480"/>
    <w:rsid w:val="00851B8C"/>
    <w:rsid w:val="00851D76"/>
    <w:rsid w:val="008520C6"/>
    <w:rsid w:val="0085276F"/>
    <w:rsid w:val="00853918"/>
    <w:rsid w:val="00853F7A"/>
    <w:rsid w:val="008543D9"/>
    <w:rsid w:val="00854C08"/>
    <w:rsid w:val="008554CB"/>
    <w:rsid w:val="00855EAC"/>
    <w:rsid w:val="008566D4"/>
    <w:rsid w:val="00856A56"/>
    <w:rsid w:val="008575E8"/>
    <w:rsid w:val="008602FA"/>
    <w:rsid w:val="00860F69"/>
    <w:rsid w:val="00861442"/>
    <w:rsid w:val="00862868"/>
    <w:rsid w:val="008634B3"/>
    <w:rsid w:val="00863B86"/>
    <w:rsid w:val="00863D86"/>
    <w:rsid w:val="00864235"/>
    <w:rsid w:val="008649A8"/>
    <w:rsid w:val="00865384"/>
    <w:rsid w:val="00865680"/>
    <w:rsid w:val="008663AD"/>
    <w:rsid w:val="00866E18"/>
    <w:rsid w:val="00867371"/>
    <w:rsid w:val="008716AC"/>
    <w:rsid w:val="0087280F"/>
    <w:rsid w:val="00873598"/>
    <w:rsid w:val="008748A1"/>
    <w:rsid w:val="00874F42"/>
    <w:rsid w:val="00875C9B"/>
    <w:rsid w:val="00876E79"/>
    <w:rsid w:val="008771DF"/>
    <w:rsid w:val="00881A03"/>
    <w:rsid w:val="00881A4D"/>
    <w:rsid w:val="008829EF"/>
    <w:rsid w:val="00883383"/>
    <w:rsid w:val="00883E3A"/>
    <w:rsid w:val="0088405D"/>
    <w:rsid w:val="008847A5"/>
    <w:rsid w:val="00884E88"/>
    <w:rsid w:val="0088522C"/>
    <w:rsid w:val="0088660C"/>
    <w:rsid w:val="00891344"/>
    <w:rsid w:val="00891495"/>
    <w:rsid w:val="008927E5"/>
    <w:rsid w:val="00893196"/>
    <w:rsid w:val="00893DCE"/>
    <w:rsid w:val="00894077"/>
    <w:rsid w:val="008973B6"/>
    <w:rsid w:val="00897A4C"/>
    <w:rsid w:val="008A063F"/>
    <w:rsid w:val="008A22EA"/>
    <w:rsid w:val="008A2B6C"/>
    <w:rsid w:val="008A3A9B"/>
    <w:rsid w:val="008A3C2D"/>
    <w:rsid w:val="008A4049"/>
    <w:rsid w:val="008A4125"/>
    <w:rsid w:val="008A4E00"/>
    <w:rsid w:val="008A5107"/>
    <w:rsid w:val="008A5C47"/>
    <w:rsid w:val="008A6BD4"/>
    <w:rsid w:val="008A76BF"/>
    <w:rsid w:val="008A7D4F"/>
    <w:rsid w:val="008B036F"/>
    <w:rsid w:val="008B0914"/>
    <w:rsid w:val="008B0B78"/>
    <w:rsid w:val="008B2E8F"/>
    <w:rsid w:val="008B461F"/>
    <w:rsid w:val="008B4B2C"/>
    <w:rsid w:val="008B5BAC"/>
    <w:rsid w:val="008B6833"/>
    <w:rsid w:val="008B6B3F"/>
    <w:rsid w:val="008B6C1E"/>
    <w:rsid w:val="008B7084"/>
    <w:rsid w:val="008B788C"/>
    <w:rsid w:val="008C035D"/>
    <w:rsid w:val="008C051F"/>
    <w:rsid w:val="008C0643"/>
    <w:rsid w:val="008C0DD3"/>
    <w:rsid w:val="008C116E"/>
    <w:rsid w:val="008C1EE5"/>
    <w:rsid w:val="008C22F1"/>
    <w:rsid w:val="008C2405"/>
    <w:rsid w:val="008C3147"/>
    <w:rsid w:val="008C40C5"/>
    <w:rsid w:val="008C456B"/>
    <w:rsid w:val="008C48CE"/>
    <w:rsid w:val="008C592B"/>
    <w:rsid w:val="008D02AA"/>
    <w:rsid w:val="008D19A1"/>
    <w:rsid w:val="008D1EDE"/>
    <w:rsid w:val="008D31FB"/>
    <w:rsid w:val="008D3332"/>
    <w:rsid w:val="008D37BB"/>
    <w:rsid w:val="008D4DF4"/>
    <w:rsid w:val="008D6B27"/>
    <w:rsid w:val="008D6E6A"/>
    <w:rsid w:val="008E0F17"/>
    <w:rsid w:val="008E10F7"/>
    <w:rsid w:val="008E30BC"/>
    <w:rsid w:val="008E35C0"/>
    <w:rsid w:val="008E376E"/>
    <w:rsid w:val="008E3ED1"/>
    <w:rsid w:val="008E705B"/>
    <w:rsid w:val="008E73C3"/>
    <w:rsid w:val="008E78CF"/>
    <w:rsid w:val="008F10FD"/>
    <w:rsid w:val="008F11A3"/>
    <w:rsid w:val="008F1521"/>
    <w:rsid w:val="008F186C"/>
    <w:rsid w:val="008F1CCE"/>
    <w:rsid w:val="008F322D"/>
    <w:rsid w:val="008F3CF7"/>
    <w:rsid w:val="008F44D6"/>
    <w:rsid w:val="008F4799"/>
    <w:rsid w:val="008F48CD"/>
    <w:rsid w:val="008F57D8"/>
    <w:rsid w:val="008F7D85"/>
    <w:rsid w:val="00900B43"/>
    <w:rsid w:val="00901191"/>
    <w:rsid w:val="009038B1"/>
    <w:rsid w:val="00904285"/>
    <w:rsid w:val="00905431"/>
    <w:rsid w:val="00905587"/>
    <w:rsid w:val="00905C0A"/>
    <w:rsid w:val="00905D61"/>
    <w:rsid w:val="00906220"/>
    <w:rsid w:val="00907A5F"/>
    <w:rsid w:val="00911D0A"/>
    <w:rsid w:val="00911EB0"/>
    <w:rsid w:val="00911EFF"/>
    <w:rsid w:val="00911F7E"/>
    <w:rsid w:val="00912374"/>
    <w:rsid w:val="009127C8"/>
    <w:rsid w:val="00912C2A"/>
    <w:rsid w:val="00912D8A"/>
    <w:rsid w:val="009143AE"/>
    <w:rsid w:val="00914A36"/>
    <w:rsid w:val="00916278"/>
    <w:rsid w:val="009201A5"/>
    <w:rsid w:val="00920289"/>
    <w:rsid w:val="0092146E"/>
    <w:rsid w:val="00921762"/>
    <w:rsid w:val="00921B11"/>
    <w:rsid w:val="00923ADE"/>
    <w:rsid w:val="00925B3B"/>
    <w:rsid w:val="009269D3"/>
    <w:rsid w:val="009279D3"/>
    <w:rsid w:val="009300B5"/>
    <w:rsid w:val="009302A0"/>
    <w:rsid w:val="0093078F"/>
    <w:rsid w:val="00930D7F"/>
    <w:rsid w:val="009314FA"/>
    <w:rsid w:val="00931AA3"/>
    <w:rsid w:val="00932877"/>
    <w:rsid w:val="0093295F"/>
    <w:rsid w:val="00933D26"/>
    <w:rsid w:val="00935CC9"/>
    <w:rsid w:val="00936102"/>
    <w:rsid w:val="009362FA"/>
    <w:rsid w:val="00936916"/>
    <w:rsid w:val="00937CA2"/>
    <w:rsid w:val="00941393"/>
    <w:rsid w:val="009417BD"/>
    <w:rsid w:val="00941B78"/>
    <w:rsid w:val="00942496"/>
    <w:rsid w:val="0094266F"/>
    <w:rsid w:val="009427D9"/>
    <w:rsid w:val="00943663"/>
    <w:rsid w:val="00944ADF"/>
    <w:rsid w:val="00946C53"/>
    <w:rsid w:val="00947439"/>
    <w:rsid w:val="009505C8"/>
    <w:rsid w:val="00951F8B"/>
    <w:rsid w:val="00952842"/>
    <w:rsid w:val="00952B8C"/>
    <w:rsid w:val="00952F61"/>
    <w:rsid w:val="00954F7C"/>
    <w:rsid w:val="00955B73"/>
    <w:rsid w:val="00956AC1"/>
    <w:rsid w:val="009570F0"/>
    <w:rsid w:val="00957D35"/>
    <w:rsid w:val="00957EDE"/>
    <w:rsid w:val="00960CCF"/>
    <w:rsid w:val="00961107"/>
    <w:rsid w:val="00962A8A"/>
    <w:rsid w:val="00966B2F"/>
    <w:rsid w:val="00967045"/>
    <w:rsid w:val="00967F29"/>
    <w:rsid w:val="009704F8"/>
    <w:rsid w:val="00970C3B"/>
    <w:rsid w:val="00970CCD"/>
    <w:rsid w:val="009711E8"/>
    <w:rsid w:val="009717A0"/>
    <w:rsid w:val="00972168"/>
    <w:rsid w:val="00973543"/>
    <w:rsid w:val="00973675"/>
    <w:rsid w:val="009737BA"/>
    <w:rsid w:val="00973915"/>
    <w:rsid w:val="00973AFF"/>
    <w:rsid w:val="00975AC8"/>
    <w:rsid w:val="00980789"/>
    <w:rsid w:val="00980DEA"/>
    <w:rsid w:val="009864B2"/>
    <w:rsid w:val="0098651D"/>
    <w:rsid w:val="00986945"/>
    <w:rsid w:val="00990FBA"/>
    <w:rsid w:val="0099199F"/>
    <w:rsid w:val="00991D2F"/>
    <w:rsid w:val="00992614"/>
    <w:rsid w:val="009926D8"/>
    <w:rsid w:val="009926F1"/>
    <w:rsid w:val="00992709"/>
    <w:rsid w:val="009939D6"/>
    <w:rsid w:val="00993EA8"/>
    <w:rsid w:val="00994795"/>
    <w:rsid w:val="0099524F"/>
    <w:rsid w:val="00995E95"/>
    <w:rsid w:val="009961AB"/>
    <w:rsid w:val="00997477"/>
    <w:rsid w:val="0099795F"/>
    <w:rsid w:val="009A0D2E"/>
    <w:rsid w:val="009A11A0"/>
    <w:rsid w:val="009A2A7A"/>
    <w:rsid w:val="009A2F38"/>
    <w:rsid w:val="009A4267"/>
    <w:rsid w:val="009A547B"/>
    <w:rsid w:val="009A6344"/>
    <w:rsid w:val="009A6411"/>
    <w:rsid w:val="009A7583"/>
    <w:rsid w:val="009A7B21"/>
    <w:rsid w:val="009B11FE"/>
    <w:rsid w:val="009B2A42"/>
    <w:rsid w:val="009B3584"/>
    <w:rsid w:val="009B400B"/>
    <w:rsid w:val="009B5084"/>
    <w:rsid w:val="009B5BEC"/>
    <w:rsid w:val="009B5DDF"/>
    <w:rsid w:val="009B6045"/>
    <w:rsid w:val="009B6C4E"/>
    <w:rsid w:val="009C0695"/>
    <w:rsid w:val="009C2BE1"/>
    <w:rsid w:val="009C6864"/>
    <w:rsid w:val="009C752E"/>
    <w:rsid w:val="009D0264"/>
    <w:rsid w:val="009D0A4A"/>
    <w:rsid w:val="009D23E7"/>
    <w:rsid w:val="009D367C"/>
    <w:rsid w:val="009D3860"/>
    <w:rsid w:val="009D6F89"/>
    <w:rsid w:val="009D7C85"/>
    <w:rsid w:val="009D7CFD"/>
    <w:rsid w:val="009E0045"/>
    <w:rsid w:val="009E0511"/>
    <w:rsid w:val="009E058B"/>
    <w:rsid w:val="009E218C"/>
    <w:rsid w:val="009E2A4B"/>
    <w:rsid w:val="009E2FC0"/>
    <w:rsid w:val="009E4ABD"/>
    <w:rsid w:val="009E6610"/>
    <w:rsid w:val="009E67FE"/>
    <w:rsid w:val="009F0622"/>
    <w:rsid w:val="009F1759"/>
    <w:rsid w:val="009F32B7"/>
    <w:rsid w:val="009F372C"/>
    <w:rsid w:val="009F3FD8"/>
    <w:rsid w:val="009F5BD6"/>
    <w:rsid w:val="009F729D"/>
    <w:rsid w:val="009F7707"/>
    <w:rsid w:val="00A00A35"/>
    <w:rsid w:val="00A02E80"/>
    <w:rsid w:val="00A034B4"/>
    <w:rsid w:val="00A05635"/>
    <w:rsid w:val="00A076EC"/>
    <w:rsid w:val="00A078CB"/>
    <w:rsid w:val="00A07C8E"/>
    <w:rsid w:val="00A100E6"/>
    <w:rsid w:val="00A10F8E"/>
    <w:rsid w:val="00A11FE1"/>
    <w:rsid w:val="00A12819"/>
    <w:rsid w:val="00A12883"/>
    <w:rsid w:val="00A12B03"/>
    <w:rsid w:val="00A14517"/>
    <w:rsid w:val="00A14878"/>
    <w:rsid w:val="00A14C05"/>
    <w:rsid w:val="00A15A7C"/>
    <w:rsid w:val="00A15CE0"/>
    <w:rsid w:val="00A15E04"/>
    <w:rsid w:val="00A1663E"/>
    <w:rsid w:val="00A20FE1"/>
    <w:rsid w:val="00A21FFD"/>
    <w:rsid w:val="00A22439"/>
    <w:rsid w:val="00A225AC"/>
    <w:rsid w:val="00A2331D"/>
    <w:rsid w:val="00A24AE3"/>
    <w:rsid w:val="00A25043"/>
    <w:rsid w:val="00A27172"/>
    <w:rsid w:val="00A2740D"/>
    <w:rsid w:val="00A27922"/>
    <w:rsid w:val="00A27A76"/>
    <w:rsid w:val="00A30035"/>
    <w:rsid w:val="00A30B75"/>
    <w:rsid w:val="00A3134E"/>
    <w:rsid w:val="00A31CA8"/>
    <w:rsid w:val="00A31EAA"/>
    <w:rsid w:val="00A327C2"/>
    <w:rsid w:val="00A335AF"/>
    <w:rsid w:val="00A33C13"/>
    <w:rsid w:val="00A33FEF"/>
    <w:rsid w:val="00A350D4"/>
    <w:rsid w:val="00A355C6"/>
    <w:rsid w:val="00A40A79"/>
    <w:rsid w:val="00A421FD"/>
    <w:rsid w:val="00A43DC4"/>
    <w:rsid w:val="00A467F3"/>
    <w:rsid w:val="00A46921"/>
    <w:rsid w:val="00A50ED5"/>
    <w:rsid w:val="00A51F3A"/>
    <w:rsid w:val="00A5329C"/>
    <w:rsid w:val="00A536AC"/>
    <w:rsid w:val="00A5376B"/>
    <w:rsid w:val="00A54069"/>
    <w:rsid w:val="00A54AE0"/>
    <w:rsid w:val="00A55BA3"/>
    <w:rsid w:val="00A56165"/>
    <w:rsid w:val="00A56FAC"/>
    <w:rsid w:val="00A604C5"/>
    <w:rsid w:val="00A60FDE"/>
    <w:rsid w:val="00A6135C"/>
    <w:rsid w:val="00A61E56"/>
    <w:rsid w:val="00A634A4"/>
    <w:rsid w:val="00A641B2"/>
    <w:rsid w:val="00A645DF"/>
    <w:rsid w:val="00A66DEB"/>
    <w:rsid w:val="00A678A1"/>
    <w:rsid w:val="00A67C14"/>
    <w:rsid w:val="00A700A6"/>
    <w:rsid w:val="00A71D64"/>
    <w:rsid w:val="00A72335"/>
    <w:rsid w:val="00A74019"/>
    <w:rsid w:val="00A74FCE"/>
    <w:rsid w:val="00A75EAA"/>
    <w:rsid w:val="00A76268"/>
    <w:rsid w:val="00A77AF3"/>
    <w:rsid w:val="00A812F7"/>
    <w:rsid w:val="00A8156C"/>
    <w:rsid w:val="00A81C62"/>
    <w:rsid w:val="00A8285F"/>
    <w:rsid w:val="00A82DB9"/>
    <w:rsid w:val="00A83F9B"/>
    <w:rsid w:val="00A8411C"/>
    <w:rsid w:val="00A8442B"/>
    <w:rsid w:val="00A84D79"/>
    <w:rsid w:val="00A86845"/>
    <w:rsid w:val="00A874BB"/>
    <w:rsid w:val="00A9021E"/>
    <w:rsid w:val="00A90E02"/>
    <w:rsid w:val="00A9173A"/>
    <w:rsid w:val="00A936C0"/>
    <w:rsid w:val="00A9426F"/>
    <w:rsid w:val="00A95BB0"/>
    <w:rsid w:val="00A95DB6"/>
    <w:rsid w:val="00A9608E"/>
    <w:rsid w:val="00A96648"/>
    <w:rsid w:val="00A97468"/>
    <w:rsid w:val="00A97629"/>
    <w:rsid w:val="00AA06C6"/>
    <w:rsid w:val="00AA0B5F"/>
    <w:rsid w:val="00AA11BA"/>
    <w:rsid w:val="00AA2343"/>
    <w:rsid w:val="00AA24FA"/>
    <w:rsid w:val="00AA3376"/>
    <w:rsid w:val="00AA34BB"/>
    <w:rsid w:val="00AA3D61"/>
    <w:rsid w:val="00AA3E52"/>
    <w:rsid w:val="00AA3ED0"/>
    <w:rsid w:val="00AA55A8"/>
    <w:rsid w:val="00AA57E3"/>
    <w:rsid w:val="00AA7DB8"/>
    <w:rsid w:val="00AB0017"/>
    <w:rsid w:val="00AB129F"/>
    <w:rsid w:val="00AB2210"/>
    <w:rsid w:val="00AB2CF1"/>
    <w:rsid w:val="00AB3106"/>
    <w:rsid w:val="00AB3DD3"/>
    <w:rsid w:val="00AB3E92"/>
    <w:rsid w:val="00AB4279"/>
    <w:rsid w:val="00AB50A3"/>
    <w:rsid w:val="00AC00C1"/>
    <w:rsid w:val="00AC049F"/>
    <w:rsid w:val="00AC282C"/>
    <w:rsid w:val="00AC2DA0"/>
    <w:rsid w:val="00AC2FFE"/>
    <w:rsid w:val="00AC3090"/>
    <w:rsid w:val="00AC385B"/>
    <w:rsid w:val="00AC4AAA"/>
    <w:rsid w:val="00AC4CE1"/>
    <w:rsid w:val="00AC4EFE"/>
    <w:rsid w:val="00AC51D0"/>
    <w:rsid w:val="00AC524F"/>
    <w:rsid w:val="00AC5A60"/>
    <w:rsid w:val="00AC5F62"/>
    <w:rsid w:val="00AC625A"/>
    <w:rsid w:val="00AD088A"/>
    <w:rsid w:val="00AD101D"/>
    <w:rsid w:val="00AD3C53"/>
    <w:rsid w:val="00AD3FDC"/>
    <w:rsid w:val="00AD47EA"/>
    <w:rsid w:val="00AD4871"/>
    <w:rsid w:val="00AD65FA"/>
    <w:rsid w:val="00AE081C"/>
    <w:rsid w:val="00AE12B3"/>
    <w:rsid w:val="00AE183B"/>
    <w:rsid w:val="00AE197B"/>
    <w:rsid w:val="00AE232A"/>
    <w:rsid w:val="00AE283A"/>
    <w:rsid w:val="00AE30E4"/>
    <w:rsid w:val="00AE3A7D"/>
    <w:rsid w:val="00AE3B52"/>
    <w:rsid w:val="00AE4507"/>
    <w:rsid w:val="00AE4CF8"/>
    <w:rsid w:val="00AE4D3C"/>
    <w:rsid w:val="00AE5075"/>
    <w:rsid w:val="00AE5723"/>
    <w:rsid w:val="00AE572B"/>
    <w:rsid w:val="00AE59F7"/>
    <w:rsid w:val="00AE5E42"/>
    <w:rsid w:val="00AE6511"/>
    <w:rsid w:val="00AE6F12"/>
    <w:rsid w:val="00AE730C"/>
    <w:rsid w:val="00AF0698"/>
    <w:rsid w:val="00AF0909"/>
    <w:rsid w:val="00AF1181"/>
    <w:rsid w:val="00AF1D28"/>
    <w:rsid w:val="00AF252F"/>
    <w:rsid w:val="00AF3607"/>
    <w:rsid w:val="00AF38F5"/>
    <w:rsid w:val="00AF4334"/>
    <w:rsid w:val="00AF43CF"/>
    <w:rsid w:val="00AF6B98"/>
    <w:rsid w:val="00AF6FEB"/>
    <w:rsid w:val="00AF7122"/>
    <w:rsid w:val="00B011D9"/>
    <w:rsid w:val="00B02B27"/>
    <w:rsid w:val="00B02D78"/>
    <w:rsid w:val="00B02EE6"/>
    <w:rsid w:val="00B03738"/>
    <w:rsid w:val="00B04ED5"/>
    <w:rsid w:val="00B05B10"/>
    <w:rsid w:val="00B0623F"/>
    <w:rsid w:val="00B064E2"/>
    <w:rsid w:val="00B1107B"/>
    <w:rsid w:val="00B111DE"/>
    <w:rsid w:val="00B11D11"/>
    <w:rsid w:val="00B140E5"/>
    <w:rsid w:val="00B14ED3"/>
    <w:rsid w:val="00B15D0D"/>
    <w:rsid w:val="00B15DD9"/>
    <w:rsid w:val="00B16163"/>
    <w:rsid w:val="00B16CEE"/>
    <w:rsid w:val="00B16D81"/>
    <w:rsid w:val="00B21BEE"/>
    <w:rsid w:val="00B228D8"/>
    <w:rsid w:val="00B22AD2"/>
    <w:rsid w:val="00B2446B"/>
    <w:rsid w:val="00B245C7"/>
    <w:rsid w:val="00B26169"/>
    <w:rsid w:val="00B26334"/>
    <w:rsid w:val="00B2679D"/>
    <w:rsid w:val="00B26F12"/>
    <w:rsid w:val="00B27A72"/>
    <w:rsid w:val="00B27D78"/>
    <w:rsid w:val="00B311EA"/>
    <w:rsid w:val="00B3352B"/>
    <w:rsid w:val="00B34E9A"/>
    <w:rsid w:val="00B363C9"/>
    <w:rsid w:val="00B365F3"/>
    <w:rsid w:val="00B40112"/>
    <w:rsid w:val="00B40549"/>
    <w:rsid w:val="00B43065"/>
    <w:rsid w:val="00B43B94"/>
    <w:rsid w:val="00B445B4"/>
    <w:rsid w:val="00B449EA"/>
    <w:rsid w:val="00B4644C"/>
    <w:rsid w:val="00B47759"/>
    <w:rsid w:val="00B512B1"/>
    <w:rsid w:val="00B521E7"/>
    <w:rsid w:val="00B52297"/>
    <w:rsid w:val="00B52ACE"/>
    <w:rsid w:val="00B52E0B"/>
    <w:rsid w:val="00B534C7"/>
    <w:rsid w:val="00B546BF"/>
    <w:rsid w:val="00B54A9F"/>
    <w:rsid w:val="00B54BB9"/>
    <w:rsid w:val="00B60F96"/>
    <w:rsid w:val="00B61B40"/>
    <w:rsid w:val="00B643EA"/>
    <w:rsid w:val="00B64FC4"/>
    <w:rsid w:val="00B651EF"/>
    <w:rsid w:val="00B65A00"/>
    <w:rsid w:val="00B65B88"/>
    <w:rsid w:val="00B6682F"/>
    <w:rsid w:val="00B66A5F"/>
    <w:rsid w:val="00B711AC"/>
    <w:rsid w:val="00B73513"/>
    <w:rsid w:val="00B73968"/>
    <w:rsid w:val="00B74489"/>
    <w:rsid w:val="00B76045"/>
    <w:rsid w:val="00B76F4F"/>
    <w:rsid w:val="00B803B9"/>
    <w:rsid w:val="00B80F13"/>
    <w:rsid w:val="00B82B58"/>
    <w:rsid w:val="00B8302F"/>
    <w:rsid w:val="00B83162"/>
    <w:rsid w:val="00B836E0"/>
    <w:rsid w:val="00B83D5A"/>
    <w:rsid w:val="00B85F3D"/>
    <w:rsid w:val="00B864DB"/>
    <w:rsid w:val="00B86F2C"/>
    <w:rsid w:val="00B874A9"/>
    <w:rsid w:val="00B87ADA"/>
    <w:rsid w:val="00B906D9"/>
    <w:rsid w:val="00B90C1F"/>
    <w:rsid w:val="00B90D32"/>
    <w:rsid w:val="00B90D5A"/>
    <w:rsid w:val="00B911E8"/>
    <w:rsid w:val="00B9235C"/>
    <w:rsid w:val="00B925D3"/>
    <w:rsid w:val="00B92683"/>
    <w:rsid w:val="00B92C4D"/>
    <w:rsid w:val="00B930C6"/>
    <w:rsid w:val="00B93F1A"/>
    <w:rsid w:val="00B94182"/>
    <w:rsid w:val="00B953B1"/>
    <w:rsid w:val="00B96613"/>
    <w:rsid w:val="00B9690B"/>
    <w:rsid w:val="00BA12E8"/>
    <w:rsid w:val="00BA1CA5"/>
    <w:rsid w:val="00BA3122"/>
    <w:rsid w:val="00BA37CC"/>
    <w:rsid w:val="00BA3AC9"/>
    <w:rsid w:val="00BA4641"/>
    <w:rsid w:val="00BA4A1B"/>
    <w:rsid w:val="00BA4C96"/>
    <w:rsid w:val="00BA4E2F"/>
    <w:rsid w:val="00BA519B"/>
    <w:rsid w:val="00BA5C48"/>
    <w:rsid w:val="00BA7AFD"/>
    <w:rsid w:val="00BA7F2D"/>
    <w:rsid w:val="00BB3227"/>
    <w:rsid w:val="00BB324B"/>
    <w:rsid w:val="00BB37DE"/>
    <w:rsid w:val="00BB4CAE"/>
    <w:rsid w:val="00BB4F63"/>
    <w:rsid w:val="00BB6C38"/>
    <w:rsid w:val="00BB7DE5"/>
    <w:rsid w:val="00BC0104"/>
    <w:rsid w:val="00BC1CC7"/>
    <w:rsid w:val="00BC26AB"/>
    <w:rsid w:val="00BC2834"/>
    <w:rsid w:val="00BC4582"/>
    <w:rsid w:val="00BC5557"/>
    <w:rsid w:val="00BC714D"/>
    <w:rsid w:val="00BC7292"/>
    <w:rsid w:val="00BD0392"/>
    <w:rsid w:val="00BD3494"/>
    <w:rsid w:val="00BD3EC4"/>
    <w:rsid w:val="00BD507F"/>
    <w:rsid w:val="00BD571F"/>
    <w:rsid w:val="00BD65AA"/>
    <w:rsid w:val="00BD6902"/>
    <w:rsid w:val="00BD7B94"/>
    <w:rsid w:val="00BE00A3"/>
    <w:rsid w:val="00BE084D"/>
    <w:rsid w:val="00BE0F82"/>
    <w:rsid w:val="00BE148F"/>
    <w:rsid w:val="00BE14B1"/>
    <w:rsid w:val="00BE1775"/>
    <w:rsid w:val="00BE2045"/>
    <w:rsid w:val="00BE30B5"/>
    <w:rsid w:val="00BE328D"/>
    <w:rsid w:val="00BE4157"/>
    <w:rsid w:val="00BE41F9"/>
    <w:rsid w:val="00BE4CD3"/>
    <w:rsid w:val="00BE54E5"/>
    <w:rsid w:val="00BE56E0"/>
    <w:rsid w:val="00BE6005"/>
    <w:rsid w:val="00BF1430"/>
    <w:rsid w:val="00BF1B96"/>
    <w:rsid w:val="00BF1EA6"/>
    <w:rsid w:val="00BF2B41"/>
    <w:rsid w:val="00BF2C18"/>
    <w:rsid w:val="00BF328D"/>
    <w:rsid w:val="00BF33FD"/>
    <w:rsid w:val="00BF3474"/>
    <w:rsid w:val="00BF640C"/>
    <w:rsid w:val="00C01023"/>
    <w:rsid w:val="00C02A12"/>
    <w:rsid w:val="00C0386A"/>
    <w:rsid w:val="00C03D8F"/>
    <w:rsid w:val="00C04C71"/>
    <w:rsid w:val="00C0698C"/>
    <w:rsid w:val="00C0753C"/>
    <w:rsid w:val="00C07772"/>
    <w:rsid w:val="00C10004"/>
    <w:rsid w:val="00C101E1"/>
    <w:rsid w:val="00C101F7"/>
    <w:rsid w:val="00C139F8"/>
    <w:rsid w:val="00C15C02"/>
    <w:rsid w:val="00C15F3F"/>
    <w:rsid w:val="00C16943"/>
    <w:rsid w:val="00C16CC8"/>
    <w:rsid w:val="00C17490"/>
    <w:rsid w:val="00C17EE2"/>
    <w:rsid w:val="00C200B9"/>
    <w:rsid w:val="00C20B44"/>
    <w:rsid w:val="00C21B5D"/>
    <w:rsid w:val="00C21B93"/>
    <w:rsid w:val="00C22321"/>
    <w:rsid w:val="00C22AB2"/>
    <w:rsid w:val="00C2373B"/>
    <w:rsid w:val="00C2394E"/>
    <w:rsid w:val="00C23C30"/>
    <w:rsid w:val="00C2435F"/>
    <w:rsid w:val="00C243B8"/>
    <w:rsid w:val="00C24FBB"/>
    <w:rsid w:val="00C2617C"/>
    <w:rsid w:val="00C26477"/>
    <w:rsid w:val="00C274FB"/>
    <w:rsid w:val="00C276EE"/>
    <w:rsid w:val="00C27D12"/>
    <w:rsid w:val="00C30629"/>
    <w:rsid w:val="00C31658"/>
    <w:rsid w:val="00C32D27"/>
    <w:rsid w:val="00C3508D"/>
    <w:rsid w:val="00C355EF"/>
    <w:rsid w:val="00C35805"/>
    <w:rsid w:val="00C35861"/>
    <w:rsid w:val="00C35F3E"/>
    <w:rsid w:val="00C37055"/>
    <w:rsid w:val="00C37491"/>
    <w:rsid w:val="00C378B5"/>
    <w:rsid w:val="00C42518"/>
    <w:rsid w:val="00C42C0E"/>
    <w:rsid w:val="00C43D57"/>
    <w:rsid w:val="00C4531D"/>
    <w:rsid w:val="00C4655A"/>
    <w:rsid w:val="00C46EB1"/>
    <w:rsid w:val="00C47105"/>
    <w:rsid w:val="00C50002"/>
    <w:rsid w:val="00C508EF"/>
    <w:rsid w:val="00C50EDA"/>
    <w:rsid w:val="00C51098"/>
    <w:rsid w:val="00C518FB"/>
    <w:rsid w:val="00C545AF"/>
    <w:rsid w:val="00C55235"/>
    <w:rsid w:val="00C55F01"/>
    <w:rsid w:val="00C5640E"/>
    <w:rsid w:val="00C56B37"/>
    <w:rsid w:val="00C56C32"/>
    <w:rsid w:val="00C572BC"/>
    <w:rsid w:val="00C57EE9"/>
    <w:rsid w:val="00C6088D"/>
    <w:rsid w:val="00C638D2"/>
    <w:rsid w:val="00C64830"/>
    <w:rsid w:val="00C64D05"/>
    <w:rsid w:val="00C65E30"/>
    <w:rsid w:val="00C660D8"/>
    <w:rsid w:val="00C67E06"/>
    <w:rsid w:val="00C701D9"/>
    <w:rsid w:val="00C7077F"/>
    <w:rsid w:val="00C70BF3"/>
    <w:rsid w:val="00C710AF"/>
    <w:rsid w:val="00C727E6"/>
    <w:rsid w:val="00C72C36"/>
    <w:rsid w:val="00C72E0C"/>
    <w:rsid w:val="00C72E98"/>
    <w:rsid w:val="00C74020"/>
    <w:rsid w:val="00C749EE"/>
    <w:rsid w:val="00C74F05"/>
    <w:rsid w:val="00C75C31"/>
    <w:rsid w:val="00C765E2"/>
    <w:rsid w:val="00C778C8"/>
    <w:rsid w:val="00C80720"/>
    <w:rsid w:val="00C80AD8"/>
    <w:rsid w:val="00C82D4C"/>
    <w:rsid w:val="00C8401B"/>
    <w:rsid w:val="00C84941"/>
    <w:rsid w:val="00C84D33"/>
    <w:rsid w:val="00C85F1A"/>
    <w:rsid w:val="00C901C9"/>
    <w:rsid w:val="00C910A2"/>
    <w:rsid w:val="00C92BE7"/>
    <w:rsid w:val="00C94BA2"/>
    <w:rsid w:val="00C94D5D"/>
    <w:rsid w:val="00C95C1F"/>
    <w:rsid w:val="00C96003"/>
    <w:rsid w:val="00C97030"/>
    <w:rsid w:val="00C97439"/>
    <w:rsid w:val="00CA167F"/>
    <w:rsid w:val="00CA1C4B"/>
    <w:rsid w:val="00CA2151"/>
    <w:rsid w:val="00CA314F"/>
    <w:rsid w:val="00CA391A"/>
    <w:rsid w:val="00CA5D59"/>
    <w:rsid w:val="00CA6006"/>
    <w:rsid w:val="00CA6845"/>
    <w:rsid w:val="00CA765B"/>
    <w:rsid w:val="00CB1848"/>
    <w:rsid w:val="00CB19FA"/>
    <w:rsid w:val="00CB3F53"/>
    <w:rsid w:val="00CB3FF0"/>
    <w:rsid w:val="00CB4A95"/>
    <w:rsid w:val="00CB5E37"/>
    <w:rsid w:val="00CB65AB"/>
    <w:rsid w:val="00CB7A46"/>
    <w:rsid w:val="00CB7B5A"/>
    <w:rsid w:val="00CC0E58"/>
    <w:rsid w:val="00CC1845"/>
    <w:rsid w:val="00CC2F4E"/>
    <w:rsid w:val="00CC318D"/>
    <w:rsid w:val="00CC4C80"/>
    <w:rsid w:val="00CC522D"/>
    <w:rsid w:val="00CC6245"/>
    <w:rsid w:val="00CC627C"/>
    <w:rsid w:val="00CC6794"/>
    <w:rsid w:val="00CC67EE"/>
    <w:rsid w:val="00CC6D47"/>
    <w:rsid w:val="00CD1CC5"/>
    <w:rsid w:val="00CD2037"/>
    <w:rsid w:val="00CD4B3A"/>
    <w:rsid w:val="00CD770E"/>
    <w:rsid w:val="00CE0D31"/>
    <w:rsid w:val="00CE1748"/>
    <w:rsid w:val="00CE1B65"/>
    <w:rsid w:val="00CE1E14"/>
    <w:rsid w:val="00CE2AC7"/>
    <w:rsid w:val="00CE4153"/>
    <w:rsid w:val="00CE4D1B"/>
    <w:rsid w:val="00CE6809"/>
    <w:rsid w:val="00CE6BC5"/>
    <w:rsid w:val="00CE7D78"/>
    <w:rsid w:val="00CF0902"/>
    <w:rsid w:val="00CF17BC"/>
    <w:rsid w:val="00CF2CC6"/>
    <w:rsid w:val="00CF2EE3"/>
    <w:rsid w:val="00CF313E"/>
    <w:rsid w:val="00CF4D6B"/>
    <w:rsid w:val="00CF5026"/>
    <w:rsid w:val="00CF6C5C"/>
    <w:rsid w:val="00CF7EE6"/>
    <w:rsid w:val="00D00345"/>
    <w:rsid w:val="00D01318"/>
    <w:rsid w:val="00D0204B"/>
    <w:rsid w:val="00D02783"/>
    <w:rsid w:val="00D028A6"/>
    <w:rsid w:val="00D02E93"/>
    <w:rsid w:val="00D03B68"/>
    <w:rsid w:val="00D04AC5"/>
    <w:rsid w:val="00D04EEC"/>
    <w:rsid w:val="00D05B96"/>
    <w:rsid w:val="00D05E8B"/>
    <w:rsid w:val="00D06377"/>
    <w:rsid w:val="00D07524"/>
    <w:rsid w:val="00D11476"/>
    <w:rsid w:val="00D11555"/>
    <w:rsid w:val="00D11B98"/>
    <w:rsid w:val="00D12EAF"/>
    <w:rsid w:val="00D1338E"/>
    <w:rsid w:val="00D140F4"/>
    <w:rsid w:val="00D141D2"/>
    <w:rsid w:val="00D14469"/>
    <w:rsid w:val="00D15D13"/>
    <w:rsid w:val="00D17345"/>
    <w:rsid w:val="00D2092C"/>
    <w:rsid w:val="00D2134D"/>
    <w:rsid w:val="00D215F9"/>
    <w:rsid w:val="00D23F84"/>
    <w:rsid w:val="00D26177"/>
    <w:rsid w:val="00D26393"/>
    <w:rsid w:val="00D26F65"/>
    <w:rsid w:val="00D270C4"/>
    <w:rsid w:val="00D2770E"/>
    <w:rsid w:val="00D27802"/>
    <w:rsid w:val="00D27972"/>
    <w:rsid w:val="00D27DA3"/>
    <w:rsid w:val="00D30219"/>
    <w:rsid w:val="00D304F8"/>
    <w:rsid w:val="00D3185D"/>
    <w:rsid w:val="00D35D89"/>
    <w:rsid w:val="00D368A4"/>
    <w:rsid w:val="00D36D26"/>
    <w:rsid w:val="00D376B6"/>
    <w:rsid w:val="00D40038"/>
    <w:rsid w:val="00D4058C"/>
    <w:rsid w:val="00D40CAB"/>
    <w:rsid w:val="00D411C1"/>
    <w:rsid w:val="00D415E1"/>
    <w:rsid w:val="00D42718"/>
    <w:rsid w:val="00D42F0E"/>
    <w:rsid w:val="00D42F5C"/>
    <w:rsid w:val="00D43AED"/>
    <w:rsid w:val="00D43C87"/>
    <w:rsid w:val="00D45C41"/>
    <w:rsid w:val="00D468B9"/>
    <w:rsid w:val="00D46B22"/>
    <w:rsid w:val="00D47AEC"/>
    <w:rsid w:val="00D50137"/>
    <w:rsid w:val="00D50543"/>
    <w:rsid w:val="00D50C7D"/>
    <w:rsid w:val="00D51201"/>
    <w:rsid w:val="00D51F28"/>
    <w:rsid w:val="00D53A1D"/>
    <w:rsid w:val="00D54668"/>
    <w:rsid w:val="00D54710"/>
    <w:rsid w:val="00D56F04"/>
    <w:rsid w:val="00D576A1"/>
    <w:rsid w:val="00D57852"/>
    <w:rsid w:val="00D57BB5"/>
    <w:rsid w:val="00D6039B"/>
    <w:rsid w:val="00D6088F"/>
    <w:rsid w:val="00D60975"/>
    <w:rsid w:val="00D61EB1"/>
    <w:rsid w:val="00D62651"/>
    <w:rsid w:val="00D62E42"/>
    <w:rsid w:val="00D62ED6"/>
    <w:rsid w:val="00D6353E"/>
    <w:rsid w:val="00D63B68"/>
    <w:rsid w:val="00D63FEE"/>
    <w:rsid w:val="00D6577F"/>
    <w:rsid w:val="00D66C6C"/>
    <w:rsid w:val="00D6738F"/>
    <w:rsid w:val="00D67618"/>
    <w:rsid w:val="00D70B81"/>
    <w:rsid w:val="00D70B84"/>
    <w:rsid w:val="00D70F57"/>
    <w:rsid w:val="00D70F7B"/>
    <w:rsid w:val="00D72D9D"/>
    <w:rsid w:val="00D72F56"/>
    <w:rsid w:val="00D73728"/>
    <w:rsid w:val="00D7400A"/>
    <w:rsid w:val="00D7408A"/>
    <w:rsid w:val="00D769BE"/>
    <w:rsid w:val="00D77175"/>
    <w:rsid w:val="00D77327"/>
    <w:rsid w:val="00D801DA"/>
    <w:rsid w:val="00D823AE"/>
    <w:rsid w:val="00D827F6"/>
    <w:rsid w:val="00D82CB6"/>
    <w:rsid w:val="00D832A1"/>
    <w:rsid w:val="00D83984"/>
    <w:rsid w:val="00D842F6"/>
    <w:rsid w:val="00D84FAC"/>
    <w:rsid w:val="00D85230"/>
    <w:rsid w:val="00D86280"/>
    <w:rsid w:val="00D866E0"/>
    <w:rsid w:val="00D90341"/>
    <w:rsid w:val="00D90BBB"/>
    <w:rsid w:val="00D9181A"/>
    <w:rsid w:val="00D9192B"/>
    <w:rsid w:val="00D921EB"/>
    <w:rsid w:val="00D92C0F"/>
    <w:rsid w:val="00D92D35"/>
    <w:rsid w:val="00D93B54"/>
    <w:rsid w:val="00D93DA9"/>
    <w:rsid w:val="00D949B7"/>
    <w:rsid w:val="00D9557D"/>
    <w:rsid w:val="00D955D0"/>
    <w:rsid w:val="00D96025"/>
    <w:rsid w:val="00D97709"/>
    <w:rsid w:val="00DA0317"/>
    <w:rsid w:val="00DA16C8"/>
    <w:rsid w:val="00DA1BD5"/>
    <w:rsid w:val="00DA229A"/>
    <w:rsid w:val="00DA2ED4"/>
    <w:rsid w:val="00DA302B"/>
    <w:rsid w:val="00DA313C"/>
    <w:rsid w:val="00DA3B6E"/>
    <w:rsid w:val="00DA3CAA"/>
    <w:rsid w:val="00DA53AA"/>
    <w:rsid w:val="00DA57C7"/>
    <w:rsid w:val="00DA67A4"/>
    <w:rsid w:val="00DA7FEF"/>
    <w:rsid w:val="00DB1CAF"/>
    <w:rsid w:val="00DB23AD"/>
    <w:rsid w:val="00DB3C8A"/>
    <w:rsid w:val="00DB7928"/>
    <w:rsid w:val="00DC151E"/>
    <w:rsid w:val="00DC2125"/>
    <w:rsid w:val="00DC30A3"/>
    <w:rsid w:val="00DC425D"/>
    <w:rsid w:val="00DC61BD"/>
    <w:rsid w:val="00DC6835"/>
    <w:rsid w:val="00DC698D"/>
    <w:rsid w:val="00DC7833"/>
    <w:rsid w:val="00DD12E0"/>
    <w:rsid w:val="00DD3718"/>
    <w:rsid w:val="00DD3DD4"/>
    <w:rsid w:val="00DD52F9"/>
    <w:rsid w:val="00DD538E"/>
    <w:rsid w:val="00DD55FD"/>
    <w:rsid w:val="00DD5739"/>
    <w:rsid w:val="00DD5C60"/>
    <w:rsid w:val="00DD5F06"/>
    <w:rsid w:val="00DD5F18"/>
    <w:rsid w:val="00DD65C6"/>
    <w:rsid w:val="00DD674E"/>
    <w:rsid w:val="00DD7ACA"/>
    <w:rsid w:val="00DD7DBA"/>
    <w:rsid w:val="00DE1C95"/>
    <w:rsid w:val="00DE36DA"/>
    <w:rsid w:val="00DE5683"/>
    <w:rsid w:val="00DE6CD1"/>
    <w:rsid w:val="00DE6EDA"/>
    <w:rsid w:val="00DF0353"/>
    <w:rsid w:val="00DF0738"/>
    <w:rsid w:val="00DF1099"/>
    <w:rsid w:val="00DF127C"/>
    <w:rsid w:val="00DF1EB3"/>
    <w:rsid w:val="00DF3FD7"/>
    <w:rsid w:val="00DF46B4"/>
    <w:rsid w:val="00DF505D"/>
    <w:rsid w:val="00DF5674"/>
    <w:rsid w:val="00DF5A06"/>
    <w:rsid w:val="00DF5DB1"/>
    <w:rsid w:val="00E00E94"/>
    <w:rsid w:val="00E02C72"/>
    <w:rsid w:val="00E02D90"/>
    <w:rsid w:val="00E034CA"/>
    <w:rsid w:val="00E045C5"/>
    <w:rsid w:val="00E05BDC"/>
    <w:rsid w:val="00E06059"/>
    <w:rsid w:val="00E0631C"/>
    <w:rsid w:val="00E06FAC"/>
    <w:rsid w:val="00E06FF8"/>
    <w:rsid w:val="00E070EE"/>
    <w:rsid w:val="00E07C42"/>
    <w:rsid w:val="00E10467"/>
    <w:rsid w:val="00E10882"/>
    <w:rsid w:val="00E119B9"/>
    <w:rsid w:val="00E13A8F"/>
    <w:rsid w:val="00E13CC8"/>
    <w:rsid w:val="00E14072"/>
    <w:rsid w:val="00E1494C"/>
    <w:rsid w:val="00E14FC7"/>
    <w:rsid w:val="00E1572D"/>
    <w:rsid w:val="00E17A3F"/>
    <w:rsid w:val="00E17FD8"/>
    <w:rsid w:val="00E2087F"/>
    <w:rsid w:val="00E22C87"/>
    <w:rsid w:val="00E231A3"/>
    <w:rsid w:val="00E23463"/>
    <w:rsid w:val="00E237E1"/>
    <w:rsid w:val="00E23EA5"/>
    <w:rsid w:val="00E24A44"/>
    <w:rsid w:val="00E24CE6"/>
    <w:rsid w:val="00E25338"/>
    <w:rsid w:val="00E258CE"/>
    <w:rsid w:val="00E25A2C"/>
    <w:rsid w:val="00E26074"/>
    <w:rsid w:val="00E2619A"/>
    <w:rsid w:val="00E27139"/>
    <w:rsid w:val="00E279CD"/>
    <w:rsid w:val="00E3049B"/>
    <w:rsid w:val="00E308B4"/>
    <w:rsid w:val="00E30C4D"/>
    <w:rsid w:val="00E30FB0"/>
    <w:rsid w:val="00E31764"/>
    <w:rsid w:val="00E31D73"/>
    <w:rsid w:val="00E33809"/>
    <w:rsid w:val="00E338CF"/>
    <w:rsid w:val="00E34ED9"/>
    <w:rsid w:val="00E35043"/>
    <w:rsid w:val="00E3512D"/>
    <w:rsid w:val="00E35DE1"/>
    <w:rsid w:val="00E4037E"/>
    <w:rsid w:val="00E40736"/>
    <w:rsid w:val="00E410D1"/>
    <w:rsid w:val="00E42852"/>
    <w:rsid w:val="00E430E6"/>
    <w:rsid w:val="00E437CB"/>
    <w:rsid w:val="00E440F3"/>
    <w:rsid w:val="00E4590A"/>
    <w:rsid w:val="00E47798"/>
    <w:rsid w:val="00E47A03"/>
    <w:rsid w:val="00E5074E"/>
    <w:rsid w:val="00E50FDA"/>
    <w:rsid w:val="00E51025"/>
    <w:rsid w:val="00E54E58"/>
    <w:rsid w:val="00E54E8B"/>
    <w:rsid w:val="00E55B5D"/>
    <w:rsid w:val="00E55D93"/>
    <w:rsid w:val="00E5638F"/>
    <w:rsid w:val="00E56B99"/>
    <w:rsid w:val="00E56EBB"/>
    <w:rsid w:val="00E606A2"/>
    <w:rsid w:val="00E61340"/>
    <w:rsid w:val="00E63380"/>
    <w:rsid w:val="00E641ED"/>
    <w:rsid w:val="00E64728"/>
    <w:rsid w:val="00E65437"/>
    <w:rsid w:val="00E655B8"/>
    <w:rsid w:val="00E659E7"/>
    <w:rsid w:val="00E70424"/>
    <w:rsid w:val="00E70AA5"/>
    <w:rsid w:val="00E72A3C"/>
    <w:rsid w:val="00E730D7"/>
    <w:rsid w:val="00E73A7A"/>
    <w:rsid w:val="00E76203"/>
    <w:rsid w:val="00E764A2"/>
    <w:rsid w:val="00E77765"/>
    <w:rsid w:val="00E77DB7"/>
    <w:rsid w:val="00E77EF1"/>
    <w:rsid w:val="00E8227A"/>
    <w:rsid w:val="00E82423"/>
    <w:rsid w:val="00E83509"/>
    <w:rsid w:val="00E8472B"/>
    <w:rsid w:val="00E84899"/>
    <w:rsid w:val="00E84BA9"/>
    <w:rsid w:val="00E8507D"/>
    <w:rsid w:val="00E85773"/>
    <w:rsid w:val="00E85B84"/>
    <w:rsid w:val="00E86561"/>
    <w:rsid w:val="00E91625"/>
    <w:rsid w:val="00E91A7F"/>
    <w:rsid w:val="00E91AF7"/>
    <w:rsid w:val="00E91B61"/>
    <w:rsid w:val="00E92889"/>
    <w:rsid w:val="00E933F5"/>
    <w:rsid w:val="00E94B08"/>
    <w:rsid w:val="00E94D5F"/>
    <w:rsid w:val="00E95C70"/>
    <w:rsid w:val="00E96147"/>
    <w:rsid w:val="00E9711F"/>
    <w:rsid w:val="00EA0E38"/>
    <w:rsid w:val="00EA1418"/>
    <w:rsid w:val="00EA1FA7"/>
    <w:rsid w:val="00EA20C2"/>
    <w:rsid w:val="00EA4412"/>
    <w:rsid w:val="00EA4F6E"/>
    <w:rsid w:val="00EA5A07"/>
    <w:rsid w:val="00EA5A70"/>
    <w:rsid w:val="00EA62DA"/>
    <w:rsid w:val="00EA674D"/>
    <w:rsid w:val="00EA6A4E"/>
    <w:rsid w:val="00EB0985"/>
    <w:rsid w:val="00EB0C39"/>
    <w:rsid w:val="00EB11B4"/>
    <w:rsid w:val="00EB27D7"/>
    <w:rsid w:val="00EB6AE2"/>
    <w:rsid w:val="00EC0136"/>
    <w:rsid w:val="00EC118A"/>
    <w:rsid w:val="00EC2278"/>
    <w:rsid w:val="00EC294C"/>
    <w:rsid w:val="00EC3457"/>
    <w:rsid w:val="00EC45C8"/>
    <w:rsid w:val="00EC6105"/>
    <w:rsid w:val="00ED098A"/>
    <w:rsid w:val="00ED0D21"/>
    <w:rsid w:val="00ED1E7C"/>
    <w:rsid w:val="00ED23D6"/>
    <w:rsid w:val="00ED3BDC"/>
    <w:rsid w:val="00EE098C"/>
    <w:rsid w:val="00EE144D"/>
    <w:rsid w:val="00EE20ED"/>
    <w:rsid w:val="00EE31E3"/>
    <w:rsid w:val="00EE3E89"/>
    <w:rsid w:val="00EE475A"/>
    <w:rsid w:val="00EE47EE"/>
    <w:rsid w:val="00EE4D0E"/>
    <w:rsid w:val="00EE5CED"/>
    <w:rsid w:val="00EE7F03"/>
    <w:rsid w:val="00EF0BD0"/>
    <w:rsid w:val="00EF1ACF"/>
    <w:rsid w:val="00EF1E5C"/>
    <w:rsid w:val="00EF392C"/>
    <w:rsid w:val="00EF5B34"/>
    <w:rsid w:val="00EF6440"/>
    <w:rsid w:val="00EF655C"/>
    <w:rsid w:val="00EF6974"/>
    <w:rsid w:val="00EF7106"/>
    <w:rsid w:val="00EF74FF"/>
    <w:rsid w:val="00EF783A"/>
    <w:rsid w:val="00F01F3A"/>
    <w:rsid w:val="00F01F82"/>
    <w:rsid w:val="00F02F56"/>
    <w:rsid w:val="00F033CE"/>
    <w:rsid w:val="00F03483"/>
    <w:rsid w:val="00F04168"/>
    <w:rsid w:val="00F0562D"/>
    <w:rsid w:val="00F066D6"/>
    <w:rsid w:val="00F07A88"/>
    <w:rsid w:val="00F11103"/>
    <w:rsid w:val="00F11A30"/>
    <w:rsid w:val="00F12720"/>
    <w:rsid w:val="00F12AEE"/>
    <w:rsid w:val="00F12C2C"/>
    <w:rsid w:val="00F12DE8"/>
    <w:rsid w:val="00F134A0"/>
    <w:rsid w:val="00F13920"/>
    <w:rsid w:val="00F13C3E"/>
    <w:rsid w:val="00F1442E"/>
    <w:rsid w:val="00F14D05"/>
    <w:rsid w:val="00F154BD"/>
    <w:rsid w:val="00F1606E"/>
    <w:rsid w:val="00F17BE0"/>
    <w:rsid w:val="00F2014E"/>
    <w:rsid w:val="00F20598"/>
    <w:rsid w:val="00F20620"/>
    <w:rsid w:val="00F21EBE"/>
    <w:rsid w:val="00F233A8"/>
    <w:rsid w:val="00F2343F"/>
    <w:rsid w:val="00F25338"/>
    <w:rsid w:val="00F25639"/>
    <w:rsid w:val="00F25EF0"/>
    <w:rsid w:val="00F26E1F"/>
    <w:rsid w:val="00F30BD1"/>
    <w:rsid w:val="00F33905"/>
    <w:rsid w:val="00F33A8F"/>
    <w:rsid w:val="00F33B62"/>
    <w:rsid w:val="00F345A2"/>
    <w:rsid w:val="00F35228"/>
    <w:rsid w:val="00F35957"/>
    <w:rsid w:val="00F35FA1"/>
    <w:rsid w:val="00F416C2"/>
    <w:rsid w:val="00F429E9"/>
    <w:rsid w:val="00F431B9"/>
    <w:rsid w:val="00F44A2A"/>
    <w:rsid w:val="00F44A7C"/>
    <w:rsid w:val="00F44C17"/>
    <w:rsid w:val="00F4520B"/>
    <w:rsid w:val="00F456F8"/>
    <w:rsid w:val="00F46239"/>
    <w:rsid w:val="00F46C4B"/>
    <w:rsid w:val="00F477F7"/>
    <w:rsid w:val="00F500ED"/>
    <w:rsid w:val="00F50E79"/>
    <w:rsid w:val="00F51FCE"/>
    <w:rsid w:val="00F52355"/>
    <w:rsid w:val="00F5497F"/>
    <w:rsid w:val="00F5519E"/>
    <w:rsid w:val="00F57831"/>
    <w:rsid w:val="00F57B68"/>
    <w:rsid w:val="00F609F0"/>
    <w:rsid w:val="00F61355"/>
    <w:rsid w:val="00F6279E"/>
    <w:rsid w:val="00F63177"/>
    <w:rsid w:val="00F631DD"/>
    <w:rsid w:val="00F633A4"/>
    <w:rsid w:val="00F63D1F"/>
    <w:rsid w:val="00F65B1E"/>
    <w:rsid w:val="00F65B75"/>
    <w:rsid w:val="00F66853"/>
    <w:rsid w:val="00F669DA"/>
    <w:rsid w:val="00F67AE3"/>
    <w:rsid w:val="00F709EB"/>
    <w:rsid w:val="00F7116A"/>
    <w:rsid w:val="00F7231D"/>
    <w:rsid w:val="00F745ED"/>
    <w:rsid w:val="00F74BE9"/>
    <w:rsid w:val="00F7696C"/>
    <w:rsid w:val="00F770C0"/>
    <w:rsid w:val="00F77828"/>
    <w:rsid w:val="00F77F7B"/>
    <w:rsid w:val="00F818DD"/>
    <w:rsid w:val="00F82346"/>
    <w:rsid w:val="00F82B3B"/>
    <w:rsid w:val="00F82C5F"/>
    <w:rsid w:val="00F82F82"/>
    <w:rsid w:val="00F86D07"/>
    <w:rsid w:val="00F87995"/>
    <w:rsid w:val="00F87AA3"/>
    <w:rsid w:val="00F87BC1"/>
    <w:rsid w:val="00F87D81"/>
    <w:rsid w:val="00F90354"/>
    <w:rsid w:val="00F90B20"/>
    <w:rsid w:val="00F92075"/>
    <w:rsid w:val="00F920B7"/>
    <w:rsid w:val="00F934EA"/>
    <w:rsid w:val="00F937A1"/>
    <w:rsid w:val="00F93F14"/>
    <w:rsid w:val="00F942F2"/>
    <w:rsid w:val="00F94518"/>
    <w:rsid w:val="00F948D9"/>
    <w:rsid w:val="00F97248"/>
    <w:rsid w:val="00FA176E"/>
    <w:rsid w:val="00FA2A81"/>
    <w:rsid w:val="00FA4058"/>
    <w:rsid w:val="00FA45D4"/>
    <w:rsid w:val="00FA49B0"/>
    <w:rsid w:val="00FA773A"/>
    <w:rsid w:val="00FA7F8E"/>
    <w:rsid w:val="00FB0105"/>
    <w:rsid w:val="00FB050D"/>
    <w:rsid w:val="00FB08BD"/>
    <w:rsid w:val="00FB08F7"/>
    <w:rsid w:val="00FB1FE2"/>
    <w:rsid w:val="00FB2DFA"/>
    <w:rsid w:val="00FB32D8"/>
    <w:rsid w:val="00FB36C9"/>
    <w:rsid w:val="00FB44BF"/>
    <w:rsid w:val="00FB535F"/>
    <w:rsid w:val="00FB7ACC"/>
    <w:rsid w:val="00FB7E8D"/>
    <w:rsid w:val="00FC0719"/>
    <w:rsid w:val="00FC131B"/>
    <w:rsid w:val="00FC1487"/>
    <w:rsid w:val="00FC312C"/>
    <w:rsid w:val="00FC368A"/>
    <w:rsid w:val="00FC46F2"/>
    <w:rsid w:val="00FC5F39"/>
    <w:rsid w:val="00FC64C4"/>
    <w:rsid w:val="00FD188D"/>
    <w:rsid w:val="00FD2485"/>
    <w:rsid w:val="00FD3016"/>
    <w:rsid w:val="00FD454B"/>
    <w:rsid w:val="00FD4D74"/>
    <w:rsid w:val="00FD5224"/>
    <w:rsid w:val="00FD6534"/>
    <w:rsid w:val="00FD66BF"/>
    <w:rsid w:val="00FD68D9"/>
    <w:rsid w:val="00FE0780"/>
    <w:rsid w:val="00FE16EE"/>
    <w:rsid w:val="00FE2956"/>
    <w:rsid w:val="00FE2B2C"/>
    <w:rsid w:val="00FE4752"/>
    <w:rsid w:val="00FE4A58"/>
    <w:rsid w:val="00FE5C00"/>
    <w:rsid w:val="00FE6628"/>
    <w:rsid w:val="00FE6E87"/>
    <w:rsid w:val="00FF0900"/>
    <w:rsid w:val="00FF2A85"/>
    <w:rsid w:val="00FF2D29"/>
    <w:rsid w:val="00FF2E3A"/>
    <w:rsid w:val="00FF3AE4"/>
    <w:rsid w:val="00FF5BD0"/>
    <w:rsid w:val="00FF6189"/>
    <w:rsid w:val="00FF7236"/>
    <w:rsid w:val="00FF7D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3E59C"/>
  <w15:chartTrackingRefBased/>
  <w15:docId w15:val="{515E2C5A-ED1F-41B0-9373-B89707438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EB1"/>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E35C0"/>
    <w:pPr>
      <w:keepNext/>
      <w:keepLines/>
      <w:spacing w:before="240"/>
      <w:outlineLvl w:val="0"/>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2">
    <w:name w:val="heading 2"/>
    <w:basedOn w:val="Normal"/>
    <w:next w:val="Normal"/>
    <w:link w:val="Heading2Char"/>
    <w:uiPriority w:val="9"/>
    <w:unhideWhenUsed/>
    <w:qFormat/>
    <w:rsid w:val="00747C9A"/>
    <w:pPr>
      <w:keepNext/>
      <w:keepLines/>
      <w:spacing w:before="40"/>
      <w:outlineLvl w:val="1"/>
    </w:pPr>
    <w:rPr>
      <w:rFonts w:asciiTheme="majorHAnsi" w:eastAsiaTheme="majorEastAsia" w:hAnsiTheme="majorHAnsi" w:cstheme="majorBidi"/>
      <w:color w:val="2F5496" w:themeColor="accent1" w:themeShade="BF"/>
      <w:kern w:val="2"/>
      <w:sz w:val="26"/>
      <w:szCs w:val="26"/>
      <w14:ligatures w14:val="standardContextual"/>
    </w:rPr>
  </w:style>
  <w:style w:type="paragraph" w:styleId="Heading3">
    <w:name w:val="heading 3"/>
    <w:basedOn w:val="Normal"/>
    <w:next w:val="Normal"/>
    <w:link w:val="Heading3Char"/>
    <w:uiPriority w:val="9"/>
    <w:unhideWhenUsed/>
    <w:qFormat/>
    <w:rsid w:val="00747C9A"/>
    <w:pPr>
      <w:keepNext/>
      <w:keepLines/>
      <w:spacing w:before="40"/>
      <w:outlineLvl w:val="2"/>
    </w:pPr>
    <w:rPr>
      <w:rFonts w:asciiTheme="majorHAnsi" w:eastAsiaTheme="majorEastAsia" w:hAnsiTheme="majorHAnsi" w:cstheme="majorBidi"/>
      <w:color w:val="1F3763" w:themeColor="accent1" w:themeShade="7F"/>
      <w:kern w:val="2"/>
      <w14:ligatures w14:val="standardContextual"/>
    </w:rPr>
  </w:style>
  <w:style w:type="paragraph" w:styleId="Heading4">
    <w:name w:val="heading 4"/>
    <w:basedOn w:val="Normal"/>
    <w:next w:val="Normal"/>
    <w:link w:val="Heading4Char"/>
    <w:uiPriority w:val="9"/>
    <w:unhideWhenUsed/>
    <w:qFormat/>
    <w:rsid w:val="00A25043"/>
    <w:pPr>
      <w:keepNext/>
      <w:keepLines/>
      <w:spacing w:before="40"/>
      <w:outlineLvl w:val="3"/>
    </w:pPr>
    <w:rPr>
      <w:rFonts w:asciiTheme="majorHAnsi" w:eastAsiaTheme="majorEastAsia" w:hAnsiTheme="majorHAnsi" w:cstheme="majorBidi"/>
      <w:i/>
      <w:iCs/>
      <w:color w:val="2F5496" w:themeColor="accent1" w:themeShade="BF"/>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3C29"/>
    <w:pPr>
      <w:ind w:left="720"/>
      <w:contextualSpacing/>
    </w:pPr>
    <w:rPr>
      <w:rFonts w:asciiTheme="minorHAnsi" w:eastAsiaTheme="minorHAnsi" w:hAnsiTheme="minorHAnsi" w:cstheme="minorBidi"/>
      <w:kern w:val="2"/>
      <w14:ligatures w14:val="standardContextual"/>
    </w:rPr>
  </w:style>
  <w:style w:type="character" w:customStyle="1" w:styleId="Heading1Char">
    <w:name w:val="Heading 1 Char"/>
    <w:basedOn w:val="DefaultParagraphFont"/>
    <w:link w:val="Heading1"/>
    <w:uiPriority w:val="9"/>
    <w:rsid w:val="008E35C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E35C0"/>
    <w:pPr>
      <w:spacing w:before="480" w:line="276" w:lineRule="auto"/>
      <w:outlineLvl w:val="9"/>
    </w:pPr>
    <w:rPr>
      <w:b/>
      <w:bCs/>
      <w:kern w:val="0"/>
      <w:sz w:val="28"/>
      <w:szCs w:val="28"/>
      <w14:ligatures w14:val="none"/>
    </w:rPr>
  </w:style>
  <w:style w:type="paragraph" w:styleId="TOC1">
    <w:name w:val="toc 1"/>
    <w:basedOn w:val="Normal"/>
    <w:next w:val="Normal"/>
    <w:autoRedefine/>
    <w:uiPriority w:val="39"/>
    <w:semiHidden/>
    <w:unhideWhenUsed/>
    <w:rsid w:val="008E35C0"/>
    <w:pPr>
      <w:spacing w:before="120"/>
    </w:pPr>
    <w:rPr>
      <w:rFonts w:asciiTheme="minorHAnsi" w:eastAsiaTheme="minorHAnsi" w:hAnsiTheme="minorHAnsi" w:cstheme="minorHAnsi"/>
      <w:b/>
      <w:bCs/>
      <w:i/>
      <w:iCs/>
      <w:kern w:val="2"/>
      <w14:ligatures w14:val="standardContextual"/>
    </w:rPr>
  </w:style>
  <w:style w:type="paragraph" w:styleId="TOC2">
    <w:name w:val="toc 2"/>
    <w:basedOn w:val="Normal"/>
    <w:next w:val="Normal"/>
    <w:autoRedefine/>
    <w:uiPriority w:val="39"/>
    <w:semiHidden/>
    <w:unhideWhenUsed/>
    <w:rsid w:val="008E35C0"/>
    <w:pPr>
      <w:spacing w:before="120"/>
      <w:ind w:left="240"/>
    </w:pPr>
    <w:rPr>
      <w:rFonts w:asciiTheme="minorHAnsi" w:eastAsiaTheme="minorHAnsi" w:hAnsiTheme="minorHAnsi" w:cstheme="minorHAnsi"/>
      <w:b/>
      <w:bCs/>
      <w:kern w:val="2"/>
      <w:sz w:val="22"/>
      <w:szCs w:val="22"/>
      <w14:ligatures w14:val="standardContextual"/>
    </w:rPr>
  </w:style>
  <w:style w:type="paragraph" w:styleId="TOC3">
    <w:name w:val="toc 3"/>
    <w:basedOn w:val="Normal"/>
    <w:next w:val="Normal"/>
    <w:autoRedefine/>
    <w:uiPriority w:val="39"/>
    <w:semiHidden/>
    <w:unhideWhenUsed/>
    <w:rsid w:val="008E35C0"/>
    <w:pPr>
      <w:ind w:left="480"/>
    </w:pPr>
    <w:rPr>
      <w:rFonts w:asciiTheme="minorHAnsi" w:eastAsiaTheme="minorHAnsi" w:hAnsiTheme="minorHAnsi" w:cstheme="minorHAnsi"/>
      <w:kern w:val="2"/>
      <w:sz w:val="20"/>
      <w:szCs w:val="20"/>
      <w14:ligatures w14:val="standardContextual"/>
    </w:rPr>
  </w:style>
  <w:style w:type="paragraph" w:styleId="TOC4">
    <w:name w:val="toc 4"/>
    <w:basedOn w:val="Normal"/>
    <w:next w:val="Normal"/>
    <w:autoRedefine/>
    <w:uiPriority w:val="39"/>
    <w:semiHidden/>
    <w:unhideWhenUsed/>
    <w:rsid w:val="008E35C0"/>
    <w:pPr>
      <w:ind w:left="720"/>
    </w:pPr>
    <w:rPr>
      <w:rFonts w:asciiTheme="minorHAnsi" w:eastAsiaTheme="minorHAnsi" w:hAnsiTheme="minorHAnsi" w:cstheme="minorHAnsi"/>
      <w:kern w:val="2"/>
      <w:sz w:val="20"/>
      <w:szCs w:val="20"/>
      <w14:ligatures w14:val="standardContextual"/>
    </w:rPr>
  </w:style>
  <w:style w:type="paragraph" w:styleId="TOC5">
    <w:name w:val="toc 5"/>
    <w:basedOn w:val="Normal"/>
    <w:next w:val="Normal"/>
    <w:autoRedefine/>
    <w:uiPriority w:val="39"/>
    <w:semiHidden/>
    <w:unhideWhenUsed/>
    <w:rsid w:val="008E35C0"/>
    <w:pPr>
      <w:ind w:left="960"/>
    </w:pPr>
    <w:rPr>
      <w:rFonts w:asciiTheme="minorHAnsi" w:eastAsiaTheme="minorHAnsi" w:hAnsiTheme="minorHAnsi" w:cstheme="minorHAnsi"/>
      <w:kern w:val="2"/>
      <w:sz w:val="20"/>
      <w:szCs w:val="20"/>
      <w14:ligatures w14:val="standardContextual"/>
    </w:rPr>
  </w:style>
  <w:style w:type="paragraph" w:styleId="TOC6">
    <w:name w:val="toc 6"/>
    <w:basedOn w:val="Normal"/>
    <w:next w:val="Normal"/>
    <w:autoRedefine/>
    <w:uiPriority w:val="39"/>
    <w:semiHidden/>
    <w:unhideWhenUsed/>
    <w:rsid w:val="008E35C0"/>
    <w:pPr>
      <w:ind w:left="1200"/>
    </w:pPr>
    <w:rPr>
      <w:rFonts w:asciiTheme="minorHAnsi" w:eastAsiaTheme="minorHAnsi" w:hAnsiTheme="minorHAnsi" w:cstheme="minorHAnsi"/>
      <w:kern w:val="2"/>
      <w:sz w:val="20"/>
      <w:szCs w:val="20"/>
      <w14:ligatures w14:val="standardContextual"/>
    </w:rPr>
  </w:style>
  <w:style w:type="paragraph" w:styleId="TOC7">
    <w:name w:val="toc 7"/>
    <w:basedOn w:val="Normal"/>
    <w:next w:val="Normal"/>
    <w:autoRedefine/>
    <w:uiPriority w:val="39"/>
    <w:semiHidden/>
    <w:unhideWhenUsed/>
    <w:rsid w:val="008E35C0"/>
    <w:pPr>
      <w:ind w:left="1440"/>
    </w:pPr>
    <w:rPr>
      <w:rFonts w:asciiTheme="minorHAnsi" w:eastAsiaTheme="minorHAnsi" w:hAnsiTheme="minorHAnsi" w:cstheme="minorHAnsi"/>
      <w:kern w:val="2"/>
      <w:sz w:val="20"/>
      <w:szCs w:val="20"/>
      <w14:ligatures w14:val="standardContextual"/>
    </w:rPr>
  </w:style>
  <w:style w:type="paragraph" w:styleId="TOC8">
    <w:name w:val="toc 8"/>
    <w:basedOn w:val="Normal"/>
    <w:next w:val="Normal"/>
    <w:autoRedefine/>
    <w:uiPriority w:val="39"/>
    <w:semiHidden/>
    <w:unhideWhenUsed/>
    <w:rsid w:val="008E35C0"/>
    <w:pPr>
      <w:ind w:left="1680"/>
    </w:pPr>
    <w:rPr>
      <w:rFonts w:asciiTheme="minorHAnsi" w:eastAsiaTheme="minorHAnsi" w:hAnsiTheme="minorHAnsi" w:cstheme="minorHAnsi"/>
      <w:kern w:val="2"/>
      <w:sz w:val="20"/>
      <w:szCs w:val="20"/>
      <w14:ligatures w14:val="standardContextual"/>
    </w:rPr>
  </w:style>
  <w:style w:type="paragraph" w:styleId="TOC9">
    <w:name w:val="toc 9"/>
    <w:basedOn w:val="Normal"/>
    <w:next w:val="Normal"/>
    <w:autoRedefine/>
    <w:uiPriority w:val="39"/>
    <w:semiHidden/>
    <w:unhideWhenUsed/>
    <w:rsid w:val="008E35C0"/>
    <w:pPr>
      <w:ind w:left="1920"/>
    </w:pPr>
    <w:rPr>
      <w:rFonts w:asciiTheme="minorHAnsi" w:eastAsiaTheme="minorHAnsi" w:hAnsiTheme="minorHAnsi" w:cstheme="minorHAnsi"/>
      <w:kern w:val="2"/>
      <w:sz w:val="20"/>
      <w:szCs w:val="20"/>
      <w14:ligatures w14:val="standardContextual"/>
    </w:rPr>
  </w:style>
  <w:style w:type="character" w:customStyle="1" w:styleId="Heading2Char">
    <w:name w:val="Heading 2 Char"/>
    <w:basedOn w:val="DefaultParagraphFont"/>
    <w:link w:val="Heading2"/>
    <w:uiPriority w:val="9"/>
    <w:rsid w:val="00747C9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47C9A"/>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A25043"/>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8067FE"/>
    <w:pPr>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067FE"/>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4B2035"/>
    <w:pPr>
      <w:spacing w:before="100" w:beforeAutospacing="1" w:after="100" w:afterAutospacing="1"/>
    </w:pPr>
  </w:style>
  <w:style w:type="character" w:styleId="Strong">
    <w:name w:val="Strong"/>
    <w:basedOn w:val="DefaultParagraphFont"/>
    <w:uiPriority w:val="22"/>
    <w:qFormat/>
    <w:rsid w:val="004B2035"/>
    <w:rPr>
      <w:b/>
      <w:bCs/>
    </w:rPr>
  </w:style>
  <w:style w:type="character" w:styleId="Emphasis">
    <w:name w:val="Emphasis"/>
    <w:basedOn w:val="DefaultParagraphFont"/>
    <w:uiPriority w:val="20"/>
    <w:qFormat/>
    <w:rsid w:val="00D40038"/>
    <w:rPr>
      <w:i/>
      <w:iCs/>
    </w:rPr>
  </w:style>
  <w:style w:type="character" w:styleId="CommentReference">
    <w:name w:val="annotation reference"/>
    <w:basedOn w:val="DefaultParagraphFont"/>
    <w:uiPriority w:val="99"/>
    <w:semiHidden/>
    <w:unhideWhenUsed/>
    <w:rsid w:val="005C0EF0"/>
    <w:rPr>
      <w:sz w:val="16"/>
      <w:szCs w:val="16"/>
    </w:rPr>
  </w:style>
  <w:style w:type="paragraph" w:styleId="CommentText">
    <w:name w:val="annotation text"/>
    <w:basedOn w:val="Normal"/>
    <w:link w:val="CommentTextChar"/>
    <w:uiPriority w:val="99"/>
    <w:unhideWhenUsed/>
    <w:rsid w:val="005C0EF0"/>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5C0EF0"/>
    <w:rPr>
      <w:sz w:val="20"/>
      <w:szCs w:val="20"/>
    </w:rPr>
  </w:style>
  <w:style w:type="paragraph" w:styleId="CommentSubject">
    <w:name w:val="annotation subject"/>
    <w:basedOn w:val="CommentText"/>
    <w:next w:val="CommentText"/>
    <w:link w:val="CommentSubjectChar"/>
    <w:uiPriority w:val="99"/>
    <w:semiHidden/>
    <w:unhideWhenUsed/>
    <w:rsid w:val="005C0EF0"/>
    <w:rPr>
      <w:b/>
      <w:bCs/>
    </w:rPr>
  </w:style>
  <w:style w:type="character" w:customStyle="1" w:styleId="CommentSubjectChar">
    <w:name w:val="Comment Subject Char"/>
    <w:basedOn w:val="CommentTextChar"/>
    <w:link w:val="CommentSubject"/>
    <w:uiPriority w:val="99"/>
    <w:semiHidden/>
    <w:rsid w:val="005C0EF0"/>
    <w:rPr>
      <w:b/>
      <w:bCs/>
      <w:sz w:val="20"/>
      <w:szCs w:val="20"/>
    </w:rPr>
  </w:style>
  <w:style w:type="table" w:styleId="TableGrid">
    <w:name w:val="Table Grid"/>
    <w:basedOn w:val="TableNormal"/>
    <w:uiPriority w:val="39"/>
    <w:rsid w:val="00220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525C4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B86F2C"/>
    <w:rPr>
      <w:color w:val="666666"/>
    </w:rPr>
  </w:style>
  <w:style w:type="table" w:styleId="PlainTable3">
    <w:name w:val="Plain Table 3"/>
    <w:basedOn w:val="TableNormal"/>
    <w:uiPriority w:val="43"/>
    <w:rsid w:val="00683F5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AA06C6"/>
    <w:pPr>
      <w:spacing w:after="200"/>
    </w:pPr>
    <w:rPr>
      <w:rFonts w:asciiTheme="minorHAnsi" w:eastAsiaTheme="minorHAnsi" w:hAnsiTheme="minorHAnsi" w:cstheme="minorBidi"/>
      <w:i/>
      <w:iCs/>
      <w:color w:val="44546A" w:themeColor="text2"/>
      <w:kern w:val="2"/>
      <w:sz w:val="18"/>
      <w:szCs w:val="18"/>
      <w14:ligatures w14:val="standardContextual"/>
    </w:rPr>
  </w:style>
  <w:style w:type="character" w:customStyle="1" w:styleId="mord">
    <w:name w:val="mord"/>
    <w:basedOn w:val="DefaultParagraphFont"/>
    <w:rsid w:val="00041917"/>
  </w:style>
  <w:style w:type="character" w:customStyle="1" w:styleId="vlist-s">
    <w:name w:val="vlist-s"/>
    <w:basedOn w:val="DefaultParagraphFont"/>
    <w:rsid w:val="00041917"/>
  </w:style>
  <w:style w:type="character" w:customStyle="1" w:styleId="mrel">
    <w:name w:val="mrel"/>
    <w:basedOn w:val="DefaultParagraphFont"/>
    <w:rsid w:val="00041917"/>
  </w:style>
  <w:style w:type="character" w:customStyle="1" w:styleId="mbin">
    <w:name w:val="mbin"/>
    <w:basedOn w:val="DefaultParagraphFont"/>
    <w:rsid w:val="00041917"/>
  </w:style>
  <w:style w:type="character" w:customStyle="1" w:styleId="mopen">
    <w:name w:val="mopen"/>
    <w:basedOn w:val="DefaultParagraphFont"/>
    <w:rsid w:val="00F82346"/>
  </w:style>
  <w:style w:type="character" w:customStyle="1" w:styleId="mpunct">
    <w:name w:val="mpunct"/>
    <w:basedOn w:val="DefaultParagraphFont"/>
    <w:rsid w:val="00F82346"/>
  </w:style>
  <w:style w:type="character" w:customStyle="1" w:styleId="mclose">
    <w:name w:val="mclose"/>
    <w:basedOn w:val="DefaultParagraphFont"/>
    <w:rsid w:val="00F82346"/>
  </w:style>
  <w:style w:type="paragraph" w:styleId="Revision">
    <w:name w:val="Revision"/>
    <w:hidden/>
    <w:uiPriority w:val="99"/>
    <w:semiHidden/>
    <w:rsid w:val="00097EEF"/>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A7F8E"/>
    <w:rPr>
      <w:color w:val="0000FF"/>
      <w:u w:val="single"/>
    </w:rPr>
  </w:style>
  <w:style w:type="character" w:styleId="LineNumber">
    <w:name w:val="line number"/>
    <w:basedOn w:val="DefaultParagraphFont"/>
    <w:uiPriority w:val="99"/>
    <w:semiHidden/>
    <w:unhideWhenUsed/>
    <w:rsid w:val="00761A3B"/>
  </w:style>
  <w:style w:type="paragraph" w:styleId="Bibliography">
    <w:name w:val="Bibliography"/>
    <w:basedOn w:val="Normal"/>
    <w:next w:val="Normal"/>
    <w:uiPriority w:val="37"/>
    <w:unhideWhenUsed/>
    <w:rsid w:val="00CA765B"/>
    <w:pPr>
      <w:spacing w:line="480" w:lineRule="auto"/>
      <w:ind w:left="720" w:hanging="720"/>
    </w:pPr>
  </w:style>
  <w:style w:type="character" w:styleId="FollowedHyperlink">
    <w:name w:val="FollowedHyperlink"/>
    <w:basedOn w:val="DefaultParagraphFont"/>
    <w:uiPriority w:val="99"/>
    <w:semiHidden/>
    <w:unhideWhenUsed/>
    <w:rsid w:val="007A6826"/>
    <w:rPr>
      <w:color w:val="954F72" w:themeColor="followedHyperlink"/>
      <w:u w:val="single"/>
    </w:rPr>
  </w:style>
  <w:style w:type="character" w:customStyle="1" w:styleId="minner">
    <w:name w:val="minner"/>
    <w:basedOn w:val="DefaultParagraphFont"/>
    <w:rsid w:val="00BF2B41"/>
  </w:style>
  <w:style w:type="character" w:customStyle="1" w:styleId="mtight">
    <w:name w:val="mtight"/>
    <w:basedOn w:val="DefaultParagraphFont"/>
    <w:rsid w:val="00775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153CC-9627-9A47-95B8-9C35A431B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26</Pages>
  <Words>12354</Words>
  <Characters>70418</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Sofía Mantilla Salas</dc:creator>
  <cp:keywords/>
  <dc:description/>
  <cp:lastModifiedBy>Sofia Mantilla Salas</cp:lastModifiedBy>
  <cp:revision>476</cp:revision>
  <dcterms:created xsi:type="dcterms:W3CDTF">2026-04-28T00:29:00Z</dcterms:created>
  <dcterms:modified xsi:type="dcterms:W3CDTF">2026-06-24T21:24:00Z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id="0XLqjcJK"/&gt;&lt;style id="http://www.zotero.org/styles/apa" locale="en-US" hasBibliography="1" bibliographyStyleHasBeenSet="1"/&gt;&lt;prefs&gt;&lt;pref name="fieldType" value="Field"/&gt;&lt;pref name="dontAskDelayCi</vt:lpwstr>
  </property>
  <property fmtid="{D5CDD505-2E9C-101B-9397-08002B2CF9AE}" pid="3" name="ZOTERO_PREF_2">
    <vt:lpwstr>tationUpdates" value="true"/&gt;&lt;/prefs&gt;&lt;/data&gt;</vt:lpwstr>
  </property>
</Properties>
</file>